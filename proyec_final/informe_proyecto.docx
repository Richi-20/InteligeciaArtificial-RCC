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EA96D" w14:textId="22FCF674" w:rsidR="005B035E" w:rsidRDefault="005B035E">
      <w:pPr>
        <w:rPr>
          <w:ins w:id="0" w:author="Richard Chavez" w:date="2025-11-28T18:14:00Z"/>
        </w:rPr>
      </w:pPr>
      <w:ins w:id="1" w:author="Richard Chavez" w:date="2025-11-28T18:14:00Z">
        <w:r>
          <w:rPr>
            <w:noProof/>
            <w:lang w:eastAsia="es-ES"/>
          </w:rPr>
          <mc:AlternateContent>
            <mc:Choice Requires="wps">
              <w:drawing>
                <wp:anchor distT="0" distB="0" distL="114300" distR="114300" simplePos="0" relativeHeight="251663360" behindDoc="0" locked="0" layoutInCell="1" allowOverlap="1" wp14:anchorId="1EF68BBF" wp14:editId="5D87890B">
                  <wp:simplePos x="0" y="0"/>
                  <wp:positionH relativeFrom="margin">
                    <wp:posOffset>1371269</wp:posOffset>
                  </wp:positionH>
                  <wp:positionV relativeFrom="paragraph">
                    <wp:posOffset>5308600</wp:posOffset>
                  </wp:positionV>
                  <wp:extent cx="3983355" cy="1176655"/>
                  <wp:effectExtent l="0" t="0" r="0" b="4445"/>
                  <wp:wrapNone/>
                  <wp:docPr id="4" name="Cuadro de texto 4"/>
                  <wp:cNvGraphicFramePr/>
                  <a:graphic xmlns:a="http://schemas.openxmlformats.org/drawingml/2006/main">
                    <a:graphicData uri="http://schemas.microsoft.com/office/word/2010/wordprocessingShape">
                      <wps:wsp>
                        <wps:cNvSpPr txBox="1"/>
                        <wps:spPr>
                          <a:xfrm>
                            <a:off x="0" y="0"/>
                            <a:ext cx="3983355" cy="11766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olor w:val="2E74B5" w:themeColor="accent5" w:themeShade="BF"/>
                                  <w:sz w:val="34"/>
                                  <w:szCs w:val="34"/>
                                </w:rPr>
                                <w:alias w:val="Título del trabajo"/>
                                <w:tag w:val="Título del trabajo"/>
                                <w:id w:val="1624037088"/>
                              </w:sdtPr>
                              <w:sdtContent>
                                <w:p w14:paraId="710500B5" w14:textId="77777777" w:rsidR="005B035E" w:rsidRDefault="005B035E" w:rsidP="00F82FFB">
                                  <w:pPr>
                                    <w:jc w:val="center"/>
                                    <w:rPr>
                                      <w:b/>
                                      <w:color w:val="2E74B5" w:themeColor="accent5" w:themeShade="BF"/>
                                      <w:sz w:val="34"/>
                                      <w:szCs w:val="34"/>
                                    </w:rPr>
                                  </w:pPr>
                                  <w:r>
                                    <w:rPr>
                                      <w:b/>
                                      <w:color w:val="2E74B5" w:themeColor="accent5" w:themeShade="BF"/>
                                      <w:sz w:val="34"/>
                                      <w:szCs w:val="34"/>
                                    </w:rPr>
                                    <w:t xml:space="preserve">Control Glucémico </w:t>
                                  </w:r>
                                  <w:proofErr w:type="gramStart"/>
                                  <w:r>
                                    <w:rPr>
                                      <w:b/>
                                      <w:color w:val="2E74B5" w:themeColor="accent5" w:themeShade="BF"/>
                                      <w:sz w:val="34"/>
                                      <w:szCs w:val="34"/>
                                    </w:rPr>
                                    <w:t>con  Q</w:t>
                                  </w:r>
                                  <w:proofErr w:type="gramEnd"/>
                                  <w:r>
                                    <w:rPr>
                                      <w:b/>
                                      <w:color w:val="2E74B5" w:themeColor="accent5" w:themeShade="BF"/>
                                      <w:sz w:val="34"/>
                                      <w:szCs w:val="34"/>
                                    </w:rPr>
                                    <w:t>-</w:t>
                                  </w:r>
                                  <w:proofErr w:type="spellStart"/>
                                  <w:r>
                                    <w:rPr>
                                      <w:b/>
                                      <w:color w:val="2E74B5" w:themeColor="accent5" w:themeShade="BF"/>
                                      <w:sz w:val="34"/>
                                      <w:szCs w:val="34"/>
                                    </w:rPr>
                                    <w:t>Lerning</w:t>
                                  </w:r>
                                  <w:proofErr w:type="spellEnd"/>
                                </w:p>
                              </w:sdtContent>
                            </w:sdt>
                            <w:sdt>
                              <w:sdtPr>
                                <w:rPr>
                                  <w:color w:val="262626" w:themeColor="text1" w:themeTint="D9"/>
                                  <w:sz w:val="36"/>
                                  <w:szCs w:val="34"/>
                                </w:rPr>
                                <w:alias w:val="Subtítulo del trabajo"/>
                                <w:tag w:val="Subtítulo del trabajo"/>
                                <w:id w:val="-1344777990"/>
                                <w:showingPlcHdr/>
                              </w:sdtPr>
                              <w:sdtContent>
                                <w:p w14:paraId="67F90787" w14:textId="77777777" w:rsidR="005B035E" w:rsidRPr="00F82FFB" w:rsidRDefault="005B035E" w:rsidP="00F82FFB">
                                  <w:pPr>
                                    <w:jc w:val="center"/>
                                    <w:rPr>
                                      <w:color w:val="262626" w:themeColor="text1" w:themeTint="D9"/>
                                      <w:sz w:val="36"/>
                                      <w:szCs w:val="34"/>
                                    </w:rPr>
                                  </w:pPr>
                                  <w:r>
                                    <w:rPr>
                                      <w:color w:val="262626" w:themeColor="text1" w:themeTint="D9"/>
                                      <w:sz w:val="36"/>
                                      <w:szCs w:val="34"/>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F68BBF" id="_x0000_t202" coordsize="21600,21600" o:spt="202" path="m,l,21600r21600,l21600,xe">
                  <v:stroke joinstyle="miter"/>
                  <v:path gradientshapeok="t" o:connecttype="rect"/>
                </v:shapetype>
                <v:shape id="Cuadro de texto 4" o:spid="_x0000_s1026" type="#_x0000_t202" style="position:absolute;margin-left:107.95pt;margin-top:418pt;width:313.65pt;height:92.6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" filled="f" stroked="f" strokeweight=".5pt">
                  <v:textbox>
                    <w:txbxContent>
                      <w:sdt>
                        <w:sdtPr>
                          <w:rPr>
                            <w:b/>
                            <w:color w:val="2E74B5" w:themeColor="accent5" w:themeShade="BF"/>
                            <w:sz w:val="34"/>
                            <w:szCs w:val="34"/>
                          </w:rPr>
                          <w:alias w:val="Título del trabajo"/>
                          <w:tag w:val="Título del trabajo"/>
                          <w:id w:val="1624037088"/>
                        </w:sdtPr>
                        <w:sdtContent>
                          <w:p w14:paraId="710500B5" w14:textId="77777777" w:rsidR="005B035E" w:rsidRDefault="005B035E" w:rsidP="00F82FFB">
                            <w:pPr>
                              <w:jc w:val="center"/>
                              <w:rPr>
                                <w:b/>
                                <w:color w:val="2E74B5" w:themeColor="accent5" w:themeShade="BF"/>
                                <w:sz w:val="34"/>
                                <w:szCs w:val="34"/>
                              </w:rPr>
                            </w:pPr>
                            <w:r>
                              <w:rPr>
                                <w:b/>
                                <w:color w:val="2E74B5" w:themeColor="accent5" w:themeShade="BF"/>
                                <w:sz w:val="34"/>
                                <w:szCs w:val="34"/>
                              </w:rPr>
                              <w:t xml:space="preserve">Control Glucémico </w:t>
                            </w:r>
                            <w:proofErr w:type="gramStart"/>
                            <w:r>
                              <w:rPr>
                                <w:b/>
                                <w:color w:val="2E74B5" w:themeColor="accent5" w:themeShade="BF"/>
                                <w:sz w:val="34"/>
                                <w:szCs w:val="34"/>
                              </w:rPr>
                              <w:t>con  Q</w:t>
                            </w:r>
                            <w:proofErr w:type="gramEnd"/>
                            <w:r>
                              <w:rPr>
                                <w:b/>
                                <w:color w:val="2E74B5" w:themeColor="accent5" w:themeShade="BF"/>
                                <w:sz w:val="34"/>
                                <w:szCs w:val="34"/>
                              </w:rPr>
                              <w:t>-</w:t>
                            </w:r>
                            <w:proofErr w:type="spellStart"/>
                            <w:r>
                              <w:rPr>
                                <w:b/>
                                <w:color w:val="2E74B5" w:themeColor="accent5" w:themeShade="BF"/>
                                <w:sz w:val="34"/>
                                <w:szCs w:val="34"/>
                              </w:rPr>
                              <w:t>Lerning</w:t>
                            </w:r>
                            <w:proofErr w:type="spellEnd"/>
                          </w:p>
                        </w:sdtContent>
                      </w:sdt>
                      <w:sdt>
                        <w:sdtPr>
                          <w:rPr>
                            <w:color w:val="262626" w:themeColor="text1" w:themeTint="D9"/>
                            <w:sz w:val="36"/>
                            <w:szCs w:val="34"/>
                          </w:rPr>
                          <w:alias w:val="Subtítulo del trabajo"/>
                          <w:tag w:val="Subtítulo del trabajo"/>
                          <w:id w:val="-1344777990"/>
                          <w:showingPlcHdr/>
                        </w:sdtPr>
                        <w:sdtContent>
                          <w:p w14:paraId="67F90787" w14:textId="77777777" w:rsidR="005B035E" w:rsidRPr="00F82FFB" w:rsidRDefault="005B035E" w:rsidP="00F82FFB">
                            <w:pPr>
                              <w:jc w:val="center"/>
                              <w:rPr>
                                <w:color w:val="262626" w:themeColor="text1" w:themeTint="D9"/>
                                <w:sz w:val="36"/>
                                <w:szCs w:val="34"/>
                              </w:rPr>
                            </w:pPr>
                            <w:r>
                              <w:rPr>
                                <w:color w:val="262626" w:themeColor="text1" w:themeTint="D9"/>
                                <w:sz w:val="36"/>
                                <w:szCs w:val="34"/>
                              </w:rPr>
                              <w:t xml:space="preserve">     </w:t>
                            </w:r>
                          </w:p>
                        </w:sdtContent>
                      </w:sdt>
                    </w:txbxContent>
                  </v:textbox>
                  <w10:wrap anchorx="margin"/>
                </v:shape>
              </w:pict>
            </mc:Fallback>
          </mc:AlternateContent>
        </w:r>
        <w:r>
          <w:rPr>
            <w:noProof/>
            <w:lang w:eastAsia="es-ES"/>
          </w:rPr>
          <mc:AlternateContent>
            <mc:Choice Requires="wps">
              <w:drawing>
                <wp:anchor distT="0" distB="0" distL="114300" distR="114300" simplePos="0" relativeHeight="251665408" behindDoc="0" locked="0" layoutInCell="1" allowOverlap="1" wp14:anchorId="28ADCD7F" wp14:editId="2EB14A58">
                  <wp:simplePos x="0" y="0"/>
                  <wp:positionH relativeFrom="column">
                    <wp:posOffset>1315085</wp:posOffset>
                  </wp:positionH>
                  <wp:positionV relativeFrom="paragraph">
                    <wp:posOffset>904571</wp:posOffset>
                  </wp:positionV>
                  <wp:extent cx="4174435" cy="564543"/>
                  <wp:effectExtent l="0" t="0" r="0" b="6985"/>
                  <wp:wrapNone/>
                  <wp:docPr id="6" name="Cuadro de texto 6"/>
                  <wp:cNvGraphicFramePr/>
                  <a:graphic xmlns:a="http://schemas.openxmlformats.org/drawingml/2006/main">
                    <a:graphicData uri="http://schemas.microsoft.com/office/word/2010/wordprocessingShape">
                      <wps:wsp>
                        <wps:cNvSpPr txBox="1"/>
                        <wps:spPr>
                          <a:xfrm>
                            <a:off x="0" y="0"/>
                            <a:ext cx="4174435" cy="5645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262626" w:themeColor="text1" w:themeTint="D9"/>
                                  <w:sz w:val="36"/>
                                  <w:szCs w:val="34"/>
                                </w:rPr>
                                <w:alias w:val="Nombre de la Facultad"/>
                                <w:tag w:val="Nombre de la Facultad"/>
                                <w:id w:val="810686994"/>
                              </w:sdtPr>
                              <w:sdtEndPr>
                                <w:rPr>
                                  <w:b/>
                                  <w:bCs/>
                                </w:rPr>
                              </w:sdtEndPr>
                              <w:sdtContent>
                                <w:p w14:paraId="422D06A1" w14:textId="77777777" w:rsidR="005B035E" w:rsidRPr="00280FDE" w:rsidRDefault="005B035E" w:rsidP="000D579D">
                                  <w:pPr>
                                    <w:jc w:val="center"/>
                                    <w:rPr>
                                      <w:b/>
                                      <w:bCs/>
                                      <w:color w:val="262626" w:themeColor="text1" w:themeTint="D9"/>
                                      <w:sz w:val="36"/>
                                      <w:szCs w:val="34"/>
                                    </w:rPr>
                                  </w:pPr>
                                  <w:r w:rsidRPr="00280FDE">
                                    <w:rPr>
                                      <w:b/>
                                      <w:bCs/>
                                      <w:color w:val="262626" w:themeColor="text1" w:themeTint="D9"/>
                                      <w:sz w:val="36"/>
                                      <w:szCs w:val="34"/>
                                    </w:rPr>
                                    <w:t>Faculta de Ciencias y Tecnología</w:t>
                                  </w:r>
                                </w:p>
                              </w:sdtContent>
                            </w:sdt>
                            <w:p w14:paraId="54641AB0" w14:textId="77777777" w:rsidR="005B035E" w:rsidRDefault="005B035E" w:rsidP="000D579D">
                              <w:pPr>
                                <w:tabs>
                                  <w:tab w:val="left" w:pos="1589"/>
                                </w:tabs>
                                <w:jc w:val="center"/>
                              </w:pPr>
                            </w:p>
                            <w:p w14:paraId="1F60C7BA" w14:textId="77777777" w:rsidR="005B035E" w:rsidRDefault="005B03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DCD7F" id="Cuadro de texto 6" o:spid="_x0000_s1027" type="#_x0000_t202" style="position:absolute;margin-left:103.55pt;margin-top:71.25pt;width:328.7pt;height:44.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" filled="f" stroked="f" strokeweight=".5pt">
                  <v:textbox>
                    <w:txbxContent>
                      <w:sdt>
                        <w:sdtPr>
                          <w:rPr>
                            <w:color w:val="262626" w:themeColor="text1" w:themeTint="D9"/>
                            <w:sz w:val="36"/>
                            <w:szCs w:val="34"/>
                          </w:rPr>
                          <w:alias w:val="Nombre de la Facultad"/>
                          <w:tag w:val="Nombre de la Facultad"/>
                          <w:id w:val="810686994"/>
                        </w:sdtPr>
                        <w:sdtEndPr>
                          <w:rPr>
                            <w:b/>
                            <w:bCs/>
                          </w:rPr>
                        </w:sdtEndPr>
                        <w:sdtContent>
                          <w:p w14:paraId="422D06A1" w14:textId="77777777" w:rsidR="005B035E" w:rsidRPr="00280FDE" w:rsidRDefault="005B035E" w:rsidP="000D579D">
                            <w:pPr>
                              <w:jc w:val="center"/>
                              <w:rPr>
                                <w:b/>
                                <w:bCs/>
                                <w:color w:val="262626" w:themeColor="text1" w:themeTint="D9"/>
                                <w:sz w:val="36"/>
                                <w:szCs w:val="34"/>
                              </w:rPr>
                            </w:pPr>
                            <w:r w:rsidRPr="00280FDE">
                              <w:rPr>
                                <w:b/>
                                <w:bCs/>
                                <w:color w:val="262626" w:themeColor="text1" w:themeTint="D9"/>
                                <w:sz w:val="36"/>
                                <w:szCs w:val="34"/>
                              </w:rPr>
                              <w:t>Faculta de Ciencias y Tecnología</w:t>
                            </w:r>
                          </w:p>
                        </w:sdtContent>
                      </w:sdt>
                      <w:p w14:paraId="54641AB0" w14:textId="77777777" w:rsidR="005B035E" w:rsidRDefault="005B035E" w:rsidP="000D579D">
                        <w:pPr>
                          <w:tabs>
                            <w:tab w:val="left" w:pos="1589"/>
                          </w:tabs>
                          <w:jc w:val="center"/>
                        </w:pPr>
                      </w:p>
                      <w:p w14:paraId="1F60C7BA" w14:textId="77777777" w:rsidR="005B035E" w:rsidRDefault="005B035E"/>
                    </w:txbxContent>
                  </v:textbox>
                </v:shape>
              </w:pict>
            </mc:Fallback>
          </mc:AlternateContent>
        </w:r>
        <w:r>
          <w:rPr>
            <w:noProof/>
            <w:lang w:eastAsia="es-ES"/>
          </w:rPr>
          <mc:AlternateContent>
            <mc:Choice Requires="wps">
              <w:drawing>
                <wp:anchor distT="0" distB="0" distL="114300" distR="114300" simplePos="0" relativeHeight="251664384" behindDoc="0" locked="0" layoutInCell="1" allowOverlap="1" wp14:anchorId="627DD733" wp14:editId="10B5B970">
                  <wp:simplePos x="0" y="0"/>
                  <wp:positionH relativeFrom="page">
                    <wp:align>center</wp:align>
                  </wp:positionH>
                  <wp:positionV relativeFrom="paragraph">
                    <wp:posOffset>6405162</wp:posOffset>
                  </wp:positionV>
                  <wp:extent cx="4476584" cy="2154804"/>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4476584" cy="21548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0873F" w14:textId="77777777" w:rsidR="005B035E" w:rsidRPr="00280FDE" w:rsidRDefault="005B035E">
                              <w:pPr>
                                <w:rPr>
                                  <w:sz w:val="28"/>
                                  <w:szCs w:val="28"/>
                                </w:rPr>
                              </w:pPr>
                              <w:r w:rsidRPr="00280FDE">
                                <w:rPr>
                                  <w:b/>
                                  <w:color w:val="171717" w:themeColor="background2" w:themeShade="1A"/>
                                  <w:sz w:val="28"/>
                                  <w:szCs w:val="28"/>
                                </w:rPr>
                                <w:t>Universitario (a):</w:t>
                              </w:r>
                              <w:r w:rsidRPr="00280FDE">
                                <w:rPr>
                                  <w:color w:val="171717" w:themeColor="background2" w:themeShade="1A"/>
                                  <w:sz w:val="28"/>
                                  <w:szCs w:val="28"/>
                                </w:rPr>
                                <w:t xml:space="preserve">  </w:t>
                              </w:r>
                              <w:sdt>
                                <w:sdtPr>
                                  <w:rPr>
                                    <w:sz w:val="28"/>
                                    <w:szCs w:val="28"/>
                                  </w:rPr>
                                  <w:id w:val="557670643"/>
                                </w:sdtPr>
                                <w:sdtContent>
                                  <w:r w:rsidRPr="00280FDE">
                                    <w:rPr>
                                      <w:sz w:val="28"/>
                                      <w:szCs w:val="28"/>
                                    </w:rPr>
                                    <w:t>Chavez Cano</w:t>
                                  </w:r>
                                  <w:r>
                                    <w:rPr>
                                      <w:sz w:val="28"/>
                                      <w:szCs w:val="28"/>
                                    </w:rPr>
                                    <w:t xml:space="preserve"> Richard</w:t>
                                  </w:r>
                                </w:sdtContent>
                              </w:sdt>
                            </w:p>
                            <w:p w14:paraId="2B612A0B" w14:textId="77777777" w:rsidR="005B035E" w:rsidRPr="00280FDE" w:rsidRDefault="005B035E">
                              <w:pPr>
                                <w:rPr>
                                  <w:sz w:val="28"/>
                                  <w:szCs w:val="28"/>
                                </w:rPr>
                              </w:pPr>
                              <w:r w:rsidRPr="00280FDE">
                                <w:rPr>
                                  <w:b/>
                                  <w:color w:val="171717" w:themeColor="background2" w:themeShade="1A"/>
                                  <w:sz w:val="28"/>
                                  <w:szCs w:val="28"/>
                                </w:rPr>
                                <w:t>Carrera:</w:t>
                              </w:r>
                              <w:r w:rsidRPr="00280FDE">
                                <w:rPr>
                                  <w:color w:val="171717" w:themeColor="background2" w:themeShade="1A"/>
                                  <w:sz w:val="28"/>
                                  <w:szCs w:val="28"/>
                                </w:rPr>
                                <w:t xml:space="preserve"> </w:t>
                              </w:r>
                              <w:sdt>
                                <w:sdtPr>
                                  <w:rPr>
                                    <w:sz w:val="28"/>
                                    <w:szCs w:val="28"/>
                                  </w:rPr>
                                  <w:id w:val="-1607574908"/>
                                </w:sdtPr>
                                <w:sdtContent>
                                  <w:r w:rsidRPr="00280FDE">
                                    <w:rPr>
                                      <w:sz w:val="28"/>
                                      <w:szCs w:val="28"/>
                                    </w:rPr>
                                    <w:t>Ingeniería de Sistemas</w:t>
                                  </w:r>
                                </w:sdtContent>
                              </w:sdt>
                            </w:p>
                            <w:p w14:paraId="4996BDA4" w14:textId="77777777" w:rsidR="005B035E" w:rsidRPr="00280FDE" w:rsidRDefault="005B035E">
                              <w:pPr>
                                <w:rPr>
                                  <w:sz w:val="28"/>
                                  <w:szCs w:val="28"/>
                                </w:rPr>
                              </w:pPr>
                              <w:r w:rsidRPr="00280FDE">
                                <w:rPr>
                                  <w:b/>
                                  <w:color w:val="171717" w:themeColor="background2" w:themeShade="1A"/>
                                  <w:sz w:val="28"/>
                                  <w:szCs w:val="28"/>
                                </w:rPr>
                                <w:t>Materia:</w:t>
                              </w:r>
                              <w:r w:rsidRPr="00280FDE">
                                <w:rPr>
                                  <w:color w:val="171717" w:themeColor="background2" w:themeShade="1A"/>
                                  <w:sz w:val="28"/>
                                  <w:szCs w:val="28"/>
                                </w:rPr>
                                <w:t xml:space="preserve"> </w:t>
                              </w:r>
                              <w:sdt>
                                <w:sdtPr>
                                  <w:rPr>
                                    <w:sz w:val="28"/>
                                    <w:szCs w:val="28"/>
                                  </w:rPr>
                                  <w:id w:val="-555170706"/>
                                </w:sdtPr>
                                <w:sdtContent>
                                  <w:r>
                                    <w:rPr>
                                      <w:sz w:val="28"/>
                                      <w:szCs w:val="28"/>
                                    </w:rPr>
                                    <w:t>Inteligencia Artificial</w:t>
                                  </w:r>
                                </w:sdtContent>
                              </w:sdt>
                            </w:p>
                            <w:p w14:paraId="36F607A8" w14:textId="77777777" w:rsidR="005B035E" w:rsidRDefault="005B03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7DD733" id="Cuadro de texto 7" o:spid="_x0000_s1028" type="#_x0000_t202" style="position:absolute;margin-left:0;margin-top:504.35pt;width:352.5pt;height:169.65pt;z-index:25166438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" filled="f" stroked="f" strokeweight=".5pt">
                  <v:textbox>
                    <w:txbxContent>
                      <w:p w14:paraId="0B50873F" w14:textId="77777777" w:rsidR="005B035E" w:rsidRPr="00280FDE" w:rsidRDefault="005B035E">
                        <w:pPr>
                          <w:rPr>
                            <w:sz w:val="28"/>
                            <w:szCs w:val="28"/>
                          </w:rPr>
                        </w:pPr>
                        <w:r w:rsidRPr="00280FDE">
                          <w:rPr>
                            <w:b/>
                            <w:color w:val="171717" w:themeColor="background2" w:themeShade="1A"/>
                            <w:sz w:val="28"/>
                            <w:szCs w:val="28"/>
                          </w:rPr>
                          <w:t>Universitario (a):</w:t>
                        </w:r>
                        <w:r w:rsidRPr="00280FDE">
                          <w:rPr>
                            <w:color w:val="171717" w:themeColor="background2" w:themeShade="1A"/>
                            <w:sz w:val="28"/>
                            <w:szCs w:val="28"/>
                          </w:rPr>
                          <w:t xml:space="preserve">  </w:t>
                        </w:r>
                        <w:sdt>
                          <w:sdtPr>
                            <w:rPr>
                              <w:sz w:val="28"/>
                              <w:szCs w:val="28"/>
                            </w:rPr>
                            <w:id w:val="557670643"/>
                          </w:sdtPr>
                          <w:sdtContent>
                            <w:r w:rsidRPr="00280FDE">
                              <w:rPr>
                                <w:sz w:val="28"/>
                                <w:szCs w:val="28"/>
                              </w:rPr>
                              <w:t>Chavez Cano</w:t>
                            </w:r>
                            <w:r>
                              <w:rPr>
                                <w:sz w:val="28"/>
                                <w:szCs w:val="28"/>
                              </w:rPr>
                              <w:t xml:space="preserve"> Richard</w:t>
                            </w:r>
                          </w:sdtContent>
                        </w:sdt>
                      </w:p>
                      <w:p w14:paraId="2B612A0B" w14:textId="77777777" w:rsidR="005B035E" w:rsidRPr="00280FDE" w:rsidRDefault="005B035E">
                        <w:pPr>
                          <w:rPr>
                            <w:sz w:val="28"/>
                            <w:szCs w:val="28"/>
                          </w:rPr>
                        </w:pPr>
                        <w:r w:rsidRPr="00280FDE">
                          <w:rPr>
                            <w:b/>
                            <w:color w:val="171717" w:themeColor="background2" w:themeShade="1A"/>
                            <w:sz w:val="28"/>
                            <w:szCs w:val="28"/>
                          </w:rPr>
                          <w:t>Carrera:</w:t>
                        </w:r>
                        <w:r w:rsidRPr="00280FDE">
                          <w:rPr>
                            <w:color w:val="171717" w:themeColor="background2" w:themeShade="1A"/>
                            <w:sz w:val="28"/>
                            <w:szCs w:val="28"/>
                          </w:rPr>
                          <w:t xml:space="preserve"> </w:t>
                        </w:r>
                        <w:sdt>
                          <w:sdtPr>
                            <w:rPr>
                              <w:sz w:val="28"/>
                              <w:szCs w:val="28"/>
                            </w:rPr>
                            <w:id w:val="-1607574908"/>
                          </w:sdtPr>
                          <w:sdtContent>
                            <w:r w:rsidRPr="00280FDE">
                              <w:rPr>
                                <w:sz w:val="28"/>
                                <w:szCs w:val="28"/>
                              </w:rPr>
                              <w:t>Ingeniería de Sistemas</w:t>
                            </w:r>
                          </w:sdtContent>
                        </w:sdt>
                      </w:p>
                      <w:p w14:paraId="4996BDA4" w14:textId="77777777" w:rsidR="005B035E" w:rsidRPr="00280FDE" w:rsidRDefault="005B035E">
                        <w:pPr>
                          <w:rPr>
                            <w:sz w:val="28"/>
                            <w:szCs w:val="28"/>
                          </w:rPr>
                        </w:pPr>
                        <w:r w:rsidRPr="00280FDE">
                          <w:rPr>
                            <w:b/>
                            <w:color w:val="171717" w:themeColor="background2" w:themeShade="1A"/>
                            <w:sz w:val="28"/>
                            <w:szCs w:val="28"/>
                          </w:rPr>
                          <w:t>Materia:</w:t>
                        </w:r>
                        <w:r w:rsidRPr="00280FDE">
                          <w:rPr>
                            <w:color w:val="171717" w:themeColor="background2" w:themeShade="1A"/>
                            <w:sz w:val="28"/>
                            <w:szCs w:val="28"/>
                          </w:rPr>
                          <w:t xml:space="preserve"> </w:t>
                        </w:r>
                        <w:sdt>
                          <w:sdtPr>
                            <w:rPr>
                              <w:sz w:val="28"/>
                              <w:szCs w:val="28"/>
                            </w:rPr>
                            <w:id w:val="-555170706"/>
                          </w:sdtPr>
                          <w:sdtContent>
                            <w:r>
                              <w:rPr>
                                <w:sz w:val="28"/>
                                <w:szCs w:val="28"/>
                              </w:rPr>
                              <w:t>Inteligencia Artificial</w:t>
                            </w:r>
                          </w:sdtContent>
                        </w:sdt>
                      </w:p>
                      <w:p w14:paraId="36F607A8" w14:textId="77777777" w:rsidR="005B035E" w:rsidRDefault="005B035E"/>
                    </w:txbxContent>
                  </v:textbox>
                  <w10:wrap anchorx="page"/>
                </v:shape>
              </w:pict>
            </mc:Fallback>
          </mc:AlternateContent>
        </w:r>
        <w:r>
          <w:rPr>
            <w:noProof/>
            <w:lang w:eastAsia="es-ES"/>
          </w:rPr>
          <w:drawing>
            <wp:inline distT="0" distB="0" distL="0" distR="0" wp14:anchorId="2697C578" wp14:editId="277F66E2">
              <wp:extent cx="6691630" cy="908834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mpsfx.jpg"/>
                      <pic:cNvPicPr/>
                    </pic:nvPicPr>
                    <pic:blipFill>
                      <a:blip r:embed="rId6">
                        <a:extLst>
                          <a:ext uri="{28A0092B-C50C-407E-A947-70E740481C1C}">
                            <a14:useLocalDpi xmlns:a14="http://schemas.microsoft.com/office/drawing/2010/main" val="0"/>
                          </a:ext>
                        </a:extLst>
                      </a:blip>
                      <a:stretch>
                        <a:fillRect/>
                      </a:stretch>
                    </pic:blipFill>
                    <pic:spPr>
                      <a:xfrm>
                        <a:off x="0" y="0"/>
                        <a:ext cx="6701041" cy="9101122"/>
                      </a:xfrm>
                      <a:prstGeom prst="rect">
                        <a:avLst/>
                      </a:prstGeom>
                    </pic:spPr>
                  </pic:pic>
                </a:graphicData>
              </a:graphic>
            </wp:inline>
          </w:drawing>
        </w:r>
      </w:ins>
    </w:p>
    <w:p w14:paraId="3BF9D0CA" w14:textId="3CAB98B8" w:rsidR="005B035E" w:rsidRDefault="005B035E">
      <w:pPr>
        <w:rPr>
          <w:ins w:id="2" w:author="Richard Chavez" w:date="2025-11-28T18:13:00Z"/>
        </w:rPr>
      </w:pPr>
    </w:p>
    <w:p w14:paraId="147A14B3" w14:textId="2A6A8C96" w:rsidR="008F320A" w:rsidRDefault="008F320A">
      <w:pPr>
        <w:rPr>
          <w:ins w:id="3" w:author="Richard Chavez" w:date="2025-11-28T18:09:00Z"/>
          <w:b/>
          <w:bCs/>
          <w:sz w:val="32"/>
          <w:szCs w:val="32"/>
        </w:rPr>
      </w:pPr>
    </w:p>
    <w:p w14:paraId="7DDDF5C2" w14:textId="1AFF636D" w:rsidR="00A52478" w:rsidRDefault="00FB692F" w:rsidP="00FB692F">
      <w:pPr>
        <w:jc w:val="center"/>
        <w:rPr>
          <w:b/>
          <w:bCs/>
          <w:sz w:val="32"/>
          <w:szCs w:val="32"/>
        </w:rPr>
      </w:pPr>
      <w:r w:rsidRPr="00FB692F">
        <w:rPr>
          <w:b/>
          <w:bCs/>
          <w:sz w:val="32"/>
          <w:szCs w:val="32"/>
        </w:rPr>
        <w:t>Diseño, Entrenamiento y Evaluación de un Sistema de Control de Glucosa basado en Aprendizaje por Refuerzo (Q-</w:t>
      </w:r>
      <w:proofErr w:type="spellStart"/>
      <w:r w:rsidRPr="00FB692F">
        <w:rPr>
          <w:b/>
          <w:bCs/>
          <w:sz w:val="32"/>
          <w:szCs w:val="32"/>
        </w:rPr>
        <w:t>Learning</w:t>
      </w:r>
      <w:proofErr w:type="spellEnd"/>
      <w:r w:rsidRPr="00FB692F">
        <w:rPr>
          <w:b/>
          <w:bCs/>
          <w:sz w:val="32"/>
          <w:szCs w:val="32"/>
        </w:rPr>
        <w:t>)</w:t>
      </w:r>
    </w:p>
    <w:p w14:paraId="65440C24" w14:textId="530CCFEF" w:rsidR="00FB692F" w:rsidRPr="00FB692F" w:rsidRDefault="00FB692F" w:rsidP="00FB692F">
      <w:pPr>
        <w:rPr>
          <w:rFonts w:cstheme="minorHAnsi"/>
          <w:b/>
          <w:bCs/>
          <w:sz w:val="28"/>
          <w:szCs w:val="28"/>
        </w:rPr>
      </w:pPr>
      <w:r w:rsidRPr="00FB692F">
        <w:rPr>
          <w:rFonts w:cstheme="minorHAnsi"/>
          <w:b/>
          <w:bCs/>
          <w:sz w:val="28"/>
          <w:szCs w:val="28"/>
        </w:rPr>
        <w:t xml:space="preserve">1. </w:t>
      </w:r>
      <w:proofErr w:type="spellStart"/>
      <w:r w:rsidRPr="00FB692F">
        <w:rPr>
          <w:rFonts w:cstheme="minorHAnsi"/>
          <w:b/>
          <w:bCs/>
          <w:sz w:val="28"/>
          <w:szCs w:val="28"/>
        </w:rPr>
        <w:t>Introduccion</w:t>
      </w:r>
      <w:proofErr w:type="spellEnd"/>
    </w:p>
    <w:p w14:paraId="037ED77E" w14:textId="5CFF6F58" w:rsidR="00FB692F" w:rsidRPr="00FB692F" w:rsidRDefault="00FB692F" w:rsidP="00FB692F">
      <w:pPr>
        <w:rPr>
          <w:b/>
          <w:bCs/>
          <w:sz w:val="24"/>
          <w:szCs w:val="24"/>
        </w:rPr>
      </w:pPr>
      <w:r w:rsidRPr="00FB692F">
        <w:rPr>
          <w:b/>
          <w:bCs/>
          <w:sz w:val="24"/>
          <w:szCs w:val="24"/>
        </w:rPr>
        <w:t>1.1. Contexto y Problema</w:t>
      </w:r>
    </w:p>
    <w:p w14:paraId="341DB9C4" w14:textId="46A1376B" w:rsidR="00FB692F" w:rsidRPr="00A07C61" w:rsidRDefault="00FB692F" w:rsidP="00FB692F">
      <w:r w:rsidRPr="00A07C61">
        <w:t xml:space="preserve">La diabetes mellitus es una enfermedad crónica que requiere un manejo constante y preciso de los niveles de glucosa en sangre (GS). El objetivo terapéutico principal es mantener la GS dentro de un rango seguro y óptimo, típicamente entre </w:t>
      </w:r>
      <w:r w:rsidRPr="00A07C61">
        <w:rPr>
          <w:rStyle w:val="math-inline"/>
          <w:rFonts w:cstheme="minorHAnsi"/>
        </w:rPr>
        <w:t>80</w:t>
      </w:r>
      <w:r w:rsidRPr="00A07C61">
        <w:t xml:space="preserve"> y </w:t>
      </w:r>
      <w:r w:rsidRPr="00A07C61">
        <w:rPr>
          <w:rStyle w:val="math-inline"/>
          <w:rFonts w:cstheme="minorHAnsi"/>
        </w:rPr>
        <w:t>120</w:t>
      </w:r>
      <w:r w:rsidRPr="00A07C61">
        <w:t xml:space="preserve"> mg/</w:t>
      </w:r>
      <w:proofErr w:type="spellStart"/>
      <w:r w:rsidRPr="00A07C61">
        <w:t>dL</w:t>
      </w:r>
      <w:proofErr w:type="spellEnd"/>
      <w:r w:rsidRPr="00A07C61">
        <w:t>, minimizando los eventos de hipoglucemia (GS baja, peligrosa a corto plazo) e hiperglucemia (GS alta, perjudicial a largo plazo). La dosificación de insulina es la herramienta clave para este control, pero su cálculo es un desafío constante debido a la alta variabilidad fisiológica del paciente, factores como las comidas, la actividad física y el ruido metabólico.</w:t>
      </w:r>
    </w:p>
    <w:p w14:paraId="736C687F" w14:textId="3FED6F87" w:rsidR="00FB692F" w:rsidRPr="00FB692F" w:rsidRDefault="00FB692F" w:rsidP="00FB692F">
      <w:pPr>
        <w:rPr>
          <w:b/>
          <w:bCs/>
          <w:sz w:val="24"/>
          <w:szCs w:val="24"/>
        </w:rPr>
      </w:pPr>
      <w:r w:rsidRPr="00FB692F">
        <w:rPr>
          <w:b/>
          <w:bCs/>
          <w:sz w:val="24"/>
          <w:szCs w:val="24"/>
        </w:rPr>
        <w:t>1.2. Justificación del Uso de RL</w:t>
      </w:r>
    </w:p>
    <w:p w14:paraId="20F1B73E" w14:textId="77777777" w:rsidR="00FB692F" w:rsidRPr="00A07C61" w:rsidRDefault="00FB692F" w:rsidP="00FB692F">
      <w:r w:rsidRPr="00A07C61">
        <w:t>El control de la glucosa puede conceptualizarse como un problema de toma de decisiones secuenciales bajo incertidumbre. En cada momento, el sistema (o el paciente) debe elegir una dosis de insulina (acción) basándose en el estado actual de la glucosa (estado), con el objetivo de maximizar una métrica de bienestar a futuro (recompensa).</w:t>
      </w:r>
    </w:p>
    <w:p w14:paraId="740F7699" w14:textId="77777777" w:rsidR="00FB692F" w:rsidRPr="00A07C61" w:rsidRDefault="00FB692F" w:rsidP="00FB692F">
      <w:r w:rsidRPr="00A07C61">
        <w:t>El Aprendizaje por Refuerzo (RL), específicamente el algoritmo Q-</w:t>
      </w:r>
      <w:proofErr w:type="spellStart"/>
      <w:r w:rsidRPr="00A07C61">
        <w:t>Learning</w:t>
      </w:r>
      <w:proofErr w:type="spellEnd"/>
      <w:r w:rsidRPr="00A07C61">
        <w:t>, es el marco ideal para resolver este tipo de problemas. RL permite que un agente aprenda la política óptima (un mapa de qué acción tomar en cada estado) a través de la interacción de prueba y error con un entorno dinámico (el paciente simulado), sin necesidad de un modelo fisiológico explícito predefinido.</w:t>
      </w:r>
    </w:p>
    <w:p w14:paraId="1045CAD0" w14:textId="2E812425" w:rsidR="00FB692F" w:rsidRPr="00FB692F" w:rsidRDefault="00FB692F" w:rsidP="00FB692F">
      <w:pPr>
        <w:rPr>
          <w:b/>
          <w:bCs/>
          <w:color w:val="000000" w:themeColor="text1"/>
          <w:sz w:val="24"/>
          <w:szCs w:val="24"/>
        </w:rPr>
      </w:pPr>
      <w:r w:rsidRPr="00FB692F">
        <w:rPr>
          <w:b/>
          <w:bCs/>
          <w:color w:val="000000" w:themeColor="text1"/>
          <w:sz w:val="24"/>
          <w:szCs w:val="24"/>
        </w:rPr>
        <w:t>1.3. Objetivo del Proyecto</w:t>
      </w:r>
    </w:p>
    <w:p w14:paraId="60825185" w14:textId="31CC9419" w:rsidR="00FB692F" w:rsidRPr="00A07C61" w:rsidRDefault="00FB692F" w:rsidP="00FB692F">
      <w:pPr>
        <w:pStyle w:val="NormalWeb"/>
        <w:rPr>
          <w:rFonts w:asciiTheme="minorHAnsi" w:hAnsiTheme="minorHAnsi" w:cstheme="minorHAnsi"/>
          <w:sz w:val="22"/>
          <w:szCs w:val="22"/>
        </w:rPr>
      </w:pPr>
      <w:r w:rsidRPr="00A07C61">
        <w:rPr>
          <w:rFonts w:asciiTheme="minorHAnsi" w:hAnsiTheme="minorHAnsi" w:cstheme="minorHAnsi"/>
          <w:sz w:val="22"/>
          <w:szCs w:val="22"/>
        </w:rPr>
        <w:t>El objetivo principal de este proyecto es diseñar, entrenar y evaluar un agente inteligente basado en Q-</w:t>
      </w:r>
      <w:proofErr w:type="spellStart"/>
      <w:r w:rsidRPr="00A07C61">
        <w:rPr>
          <w:rFonts w:asciiTheme="minorHAnsi" w:hAnsiTheme="minorHAnsi" w:cstheme="minorHAnsi"/>
          <w:sz w:val="22"/>
          <w:szCs w:val="22"/>
        </w:rPr>
        <w:t>Learning</w:t>
      </w:r>
      <w:proofErr w:type="spellEnd"/>
      <w:r w:rsidRPr="00A07C61">
        <w:rPr>
          <w:rFonts w:asciiTheme="minorHAnsi" w:hAnsiTheme="minorHAnsi" w:cstheme="minorHAnsi"/>
          <w:sz w:val="22"/>
          <w:szCs w:val="22"/>
        </w:rPr>
        <w:t xml:space="preserve"> para la dosificación de insulina. Se busca demostrar si el agente es capaz de aprender una política que equilibre la necesidad de mantener la glucosa en el rango óptimo con la estricta prioridad de seguridad de evitar la hipoglucemia severa, utilizando un entorno de simulación realista de un paciente.</w:t>
      </w:r>
    </w:p>
    <w:p w14:paraId="5525A10B" w14:textId="6784A46A" w:rsidR="004D149F" w:rsidRPr="00E17EAE" w:rsidRDefault="00E17EAE" w:rsidP="00FB692F">
      <w:pPr>
        <w:rPr>
          <w:rFonts w:cstheme="minorHAnsi"/>
          <w:sz w:val="24"/>
          <w:szCs w:val="24"/>
        </w:rPr>
      </w:pPr>
      <w:r w:rsidRPr="00A07C61">
        <w:rPr>
          <w:rFonts w:cstheme="minorHAnsi"/>
          <w:b/>
          <w:bCs/>
          <w:sz w:val="24"/>
          <w:szCs w:val="24"/>
        </w:rPr>
        <w:t>2</w:t>
      </w:r>
      <w:r w:rsidR="00FB692F" w:rsidRPr="00A07C61">
        <w:rPr>
          <w:rFonts w:cstheme="minorHAnsi"/>
          <w:b/>
          <w:bCs/>
          <w:sz w:val="24"/>
          <w:szCs w:val="24"/>
        </w:rPr>
        <w:t>.</w:t>
      </w:r>
      <w:r w:rsidR="00FB692F" w:rsidRPr="00E17EAE">
        <w:rPr>
          <w:rFonts w:cstheme="minorHAnsi"/>
          <w:sz w:val="24"/>
          <w:szCs w:val="24"/>
        </w:rPr>
        <w:t xml:space="preserve"> </w:t>
      </w:r>
      <w:r w:rsidR="00FB692F" w:rsidRPr="00E17EAE">
        <w:rPr>
          <w:rFonts w:cstheme="minorHAnsi"/>
          <w:b/>
          <w:bCs/>
          <w:sz w:val="28"/>
          <w:szCs w:val="28"/>
        </w:rPr>
        <w:t xml:space="preserve">Metodología y Diseño del Sistema </w:t>
      </w:r>
    </w:p>
    <w:p w14:paraId="6ADBE633" w14:textId="67483545" w:rsidR="00FB692F" w:rsidRPr="00E17EAE" w:rsidRDefault="00E17EAE" w:rsidP="00FB692F">
      <w:pPr>
        <w:rPr>
          <w:rFonts w:cstheme="minorHAnsi"/>
          <w:b/>
          <w:bCs/>
          <w:sz w:val="24"/>
          <w:szCs w:val="24"/>
        </w:rPr>
      </w:pPr>
      <w:r w:rsidRPr="00E17EAE">
        <w:rPr>
          <w:rFonts w:cstheme="minorHAnsi"/>
          <w:b/>
          <w:bCs/>
          <w:sz w:val="24"/>
          <w:szCs w:val="24"/>
        </w:rPr>
        <w:t>2</w:t>
      </w:r>
      <w:r w:rsidR="00FB692F" w:rsidRPr="00E17EAE">
        <w:rPr>
          <w:rFonts w:cstheme="minorHAnsi"/>
          <w:b/>
          <w:bCs/>
          <w:sz w:val="24"/>
          <w:szCs w:val="24"/>
        </w:rPr>
        <w:t>.1. Diseño del Entorno de Simulación (</w:t>
      </w:r>
      <w:proofErr w:type="spellStart"/>
      <w:r w:rsidR="00FB692F" w:rsidRPr="00E17EAE">
        <w:rPr>
          <w:rStyle w:val="CdigoHTML"/>
          <w:rFonts w:asciiTheme="minorHAnsi" w:eastAsiaTheme="majorEastAsia" w:hAnsiTheme="minorHAnsi" w:cstheme="minorHAnsi"/>
          <w:b/>
          <w:bCs/>
          <w:sz w:val="24"/>
          <w:szCs w:val="24"/>
        </w:rPr>
        <w:t>EntornoPaciente</w:t>
      </w:r>
      <w:proofErr w:type="spellEnd"/>
      <w:r w:rsidR="00FB692F" w:rsidRPr="00E17EAE">
        <w:rPr>
          <w:rFonts w:cstheme="minorHAnsi"/>
          <w:b/>
          <w:bCs/>
          <w:sz w:val="24"/>
          <w:szCs w:val="24"/>
        </w:rPr>
        <w:t>)</w:t>
      </w:r>
    </w:p>
    <w:p w14:paraId="111B271E" w14:textId="77777777" w:rsidR="00FB692F" w:rsidRPr="00A07C61" w:rsidRDefault="00FB692F" w:rsidP="00FB692F">
      <w:pPr>
        <w:rPr>
          <w:rFonts w:cstheme="minorHAnsi"/>
        </w:rPr>
      </w:pPr>
      <w:r w:rsidRPr="00A07C61">
        <w:rPr>
          <w:rFonts w:cstheme="minorHAnsi"/>
        </w:rPr>
        <w:t>El entorno fue diseñado para simular de forma simplificada y determinística el comportamiento de la glucosa en un paciente, permitiendo al agente interactuar y recibir retroalimentación.</w:t>
      </w:r>
    </w:p>
    <w:p w14:paraId="59B875A6" w14:textId="77777777" w:rsidR="00FB692F" w:rsidRPr="00A07C61" w:rsidRDefault="00FB692F" w:rsidP="00FB692F">
      <w:pPr>
        <w:rPr>
          <w:rFonts w:cstheme="minorHAnsi"/>
        </w:rPr>
      </w:pPr>
      <w:r w:rsidRPr="00A07C61">
        <w:rPr>
          <w:rFonts w:cstheme="minorHAnsi"/>
        </w:rPr>
        <w:t>Parámetros Fisiológicos</w:t>
      </w:r>
    </w:p>
    <w:p w14:paraId="148653A6" w14:textId="4A08FB65" w:rsidR="00FB692F" w:rsidRPr="00A07C61" w:rsidRDefault="00FB692F" w:rsidP="00FB692F">
      <w:pPr>
        <w:rPr>
          <w:rFonts w:cstheme="minorHAnsi"/>
        </w:rPr>
      </w:pPr>
      <w:r w:rsidRPr="00A07C61">
        <w:rPr>
          <w:rFonts w:cstheme="minorHAnsi"/>
        </w:rPr>
        <w:t xml:space="preserve">Rango Terapéutico: </w:t>
      </w:r>
      <w:r w:rsidRPr="00A07C61">
        <w:rPr>
          <w:rStyle w:val="math-inline"/>
          <w:rFonts w:cstheme="minorHAnsi"/>
        </w:rPr>
        <w:t>80-120</w:t>
      </w:r>
      <w:r w:rsidR="00A07C61" w:rsidRPr="00A07C61">
        <w:rPr>
          <w:rStyle w:val="math-inline"/>
          <w:rFonts w:cstheme="minorHAnsi"/>
        </w:rPr>
        <w:t xml:space="preserve"> </w:t>
      </w:r>
      <w:r w:rsidRPr="00A07C61">
        <w:rPr>
          <w:rFonts w:cstheme="minorHAnsi"/>
        </w:rPr>
        <w:t>mg/</w:t>
      </w:r>
      <w:proofErr w:type="spellStart"/>
      <w:r w:rsidRPr="00A07C61">
        <w:rPr>
          <w:rFonts w:cstheme="minorHAnsi"/>
        </w:rPr>
        <w:t>dL</w:t>
      </w:r>
      <w:proofErr w:type="spellEnd"/>
      <w:r w:rsidRPr="00A07C61">
        <w:rPr>
          <w:rFonts w:cstheme="minorHAnsi"/>
        </w:rPr>
        <w:t>.</w:t>
      </w:r>
    </w:p>
    <w:p w14:paraId="0043C1D4" w14:textId="2DCFB2F5" w:rsidR="00FB692F" w:rsidRPr="00A07C61" w:rsidRDefault="00FB692F" w:rsidP="00FB692F">
      <w:pPr>
        <w:rPr>
          <w:rFonts w:cstheme="minorHAnsi"/>
        </w:rPr>
      </w:pPr>
      <w:r w:rsidRPr="00A07C61">
        <w:rPr>
          <w:rFonts w:cstheme="minorHAnsi"/>
        </w:rPr>
        <w:t xml:space="preserve">Glucosa Objetivo: </w:t>
      </w:r>
      <w:r w:rsidRPr="00A07C61">
        <w:rPr>
          <w:rStyle w:val="math-inline"/>
          <w:rFonts w:cstheme="minorHAnsi"/>
        </w:rPr>
        <w:t>100</w:t>
      </w:r>
      <w:r w:rsidRPr="00A07C61">
        <w:rPr>
          <w:rFonts w:cstheme="minorHAnsi"/>
        </w:rPr>
        <w:t xml:space="preserve"> mg/</w:t>
      </w:r>
      <w:proofErr w:type="spellStart"/>
      <w:r w:rsidRPr="00A07C61">
        <w:rPr>
          <w:rFonts w:cstheme="minorHAnsi"/>
        </w:rPr>
        <w:t>dL</w:t>
      </w:r>
      <w:proofErr w:type="spellEnd"/>
      <w:r w:rsidRPr="00A07C61">
        <w:rPr>
          <w:rFonts w:cstheme="minorHAnsi"/>
        </w:rPr>
        <w:t>.</w:t>
      </w:r>
    </w:p>
    <w:p w14:paraId="426F902C" w14:textId="66A45A16" w:rsidR="00FB692F" w:rsidRPr="00A07C61" w:rsidRDefault="00FB692F" w:rsidP="00FB692F">
      <w:pPr>
        <w:rPr>
          <w:rFonts w:cstheme="minorHAnsi"/>
        </w:rPr>
      </w:pPr>
      <w:r w:rsidRPr="00A07C61">
        <w:rPr>
          <w:rFonts w:cstheme="minorHAnsi"/>
        </w:rPr>
        <w:t>Insulina Activa: La degradación de la insulina se modela con una vida media de 4 horas, reduciéndose en cada paso temporal.</w:t>
      </w:r>
    </w:p>
    <w:p w14:paraId="4CFABDA1" w14:textId="4A20E731" w:rsidR="00FB692F" w:rsidRPr="00A07C61" w:rsidRDefault="00FB692F" w:rsidP="00FB692F">
      <w:pPr>
        <w:rPr>
          <w:rFonts w:cstheme="minorHAnsi"/>
        </w:rPr>
      </w:pPr>
      <w:r w:rsidRPr="00A07C61">
        <w:rPr>
          <w:rFonts w:cstheme="minorHAnsi"/>
        </w:rPr>
        <w:t xml:space="preserve">Eventos: Se incluye un factor de Comida Reciente que incrementa la glucosa en </w:t>
      </w:r>
      <w:r w:rsidRPr="00A07C61">
        <w:rPr>
          <w:rStyle w:val="math-inline"/>
          <w:rFonts w:cstheme="minorHAnsi"/>
        </w:rPr>
        <w:t>30</w:t>
      </w:r>
      <w:r w:rsidRPr="00A07C61">
        <w:rPr>
          <w:rFonts w:cstheme="minorHAnsi"/>
        </w:rPr>
        <w:t xml:space="preserve"> mg/</w:t>
      </w:r>
      <w:proofErr w:type="spellStart"/>
      <w:r w:rsidRPr="00A07C61">
        <w:rPr>
          <w:rFonts w:cstheme="minorHAnsi"/>
        </w:rPr>
        <w:t>dL</w:t>
      </w:r>
      <w:proofErr w:type="spellEnd"/>
      <w:r w:rsidRPr="00A07C61">
        <w:rPr>
          <w:rFonts w:cstheme="minorHAnsi"/>
        </w:rPr>
        <w:t xml:space="preserve"> en </w:t>
      </w:r>
      <w:proofErr w:type="spellStart"/>
      <w:r w:rsidRPr="00A07C61">
        <w:rPr>
          <w:rFonts w:cstheme="minorHAnsi"/>
        </w:rPr>
        <w:t>el</w:t>
      </w:r>
      <w:del w:id="4" w:author="Richard Chavez" w:date="2025-11-28T17:45:00Z">
        <w:r w:rsidRPr="00A07C61" w:rsidDel="004D149F">
          <w:rPr>
            <w:rFonts w:cstheme="minorHAnsi"/>
          </w:rPr>
          <w:delText xml:space="preserve"> </w:delText>
        </w:r>
      </w:del>
      <w:r w:rsidRPr="00A07C61">
        <w:rPr>
          <w:rFonts w:cstheme="minorHAnsi"/>
        </w:rPr>
        <w:t>paso</w:t>
      </w:r>
      <w:proofErr w:type="spellEnd"/>
      <w:r w:rsidRPr="00A07C61">
        <w:rPr>
          <w:rFonts w:cstheme="minorHAnsi"/>
        </w:rPr>
        <w:t xml:space="preserve"> siguiente a su activación, y un Ruido Metabólico aleatorio de </w:t>
      </w:r>
      <w:r w:rsidR="00A07C61">
        <w:rPr>
          <w:rStyle w:val="math-inline"/>
          <w:rFonts w:cstheme="minorHAnsi"/>
        </w:rPr>
        <w:t>+-</w:t>
      </w:r>
      <w:r w:rsidRPr="00A07C61">
        <w:rPr>
          <w:rStyle w:val="math-inline"/>
          <w:rFonts w:cstheme="minorHAnsi"/>
        </w:rPr>
        <w:t xml:space="preserve"> 5</w:t>
      </w:r>
      <w:r w:rsidRPr="00A07C61">
        <w:rPr>
          <w:rFonts w:cstheme="minorHAnsi"/>
        </w:rPr>
        <w:t xml:space="preserve"> mg/</w:t>
      </w:r>
      <w:proofErr w:type="spellStart"/>
      <w:r w:rsidRPr="00A07C61">
        <w:rPr>
          <w:rFonts w:cstheme="minorHAnsi"/>
        </w:rPr>
        <w:t>dL</w:t>
      </w:r>
      <w:proofErr w:type="spellEnd"/>
      <w:r w:rsidRPr="00A07C61">
        <w:rPr>
          <w:rFonts w:cstheme="minorHAnsi"/>
        </w:rPr>
        <w:t xml:space="preserve"> por paso.</w:t>
      </w:r>
    </w:p>
    <w:p w14:paraId="4A49A2F4" w14:textId="77777777" w:rsidR="00FB692F" w:rsidRPr="00A07C61" w:rsidRDefault="00FB692F" w:rsidP="00FB692F">
      <w:pPr>
        <w:rPr>
          <w:rFonts w:cstheme="minorHAnsi"/>
        </w:rPr>
      </w:pPr>
      <w:r w:rsidRPr="00A07C61">
        <w:rPr>
          <w:rFonts w:cstheme="minorHAnsi"/>
        </w:rPr>
        <w:lastRenderedPageBreak/>
        <w:t>Espacio de Estado (Discretización)</w:t>
      </w:r>
    </w:p>
    <w:p w14:paraId="05FD3FD7" w14:textId="77777777" w:rsidR="00FB692F" w:rsidRPr="00A07C61" w:rsidRDefault="00FB692F" w:rsidP="00FB692F">
      <w:pPr>
        <w:rPr>
          <w:rFonts w:cstheme="minorHAnsi"/>
        </w:rPr>
      </w:pPr>
      <w:r w:rsidRPr="00A07C61">
        <w:rPr>
          <w:rFonts w:cstheme="minorHAnsi"/>
        </w:rPr>
        <w:t>Para que el algoritmo Q-</w:t>
      </w:r>
      <w:proofErr w:type="spellStart"/>
      <w:r w:rsidRPr="00A07C61">
        <w:rPr>
          <w:rFonts w:cstheme="minorHAnsi"/>
        </w:rPr>
        <w:t>Learning</w:t>
      </w:r>
      <w:proofErr w:type="spellEnd"/>
      <w:r w:rsidRPr="00A07C61">
        <w:rPr>
          <w:rFonts w:cstheme="minorHAnsi"/>
        </w:rPr>
        <w:t xml:space="preserve"> basado en tablas pueda funcionar, el estado continuo del paciente debe ser discretizado en categorías manejables. El estado se representa con una tupla de tres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680"/>
        <w:gridCol w:w="3837"/>
      </w:tblGrid>
      <w:tr w:rsidR="00FB692F" w:rsidRPr="00E17EAE" w14:paraId="24928B3D" w14:textId="77777777" w:rsidTr="00FB692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86BC5F" w14:textId="77777777" w:rsidR="00FB692F" w:rsidRPr="00E17EAE" w:rsidRDefault="00FB692F" w:rsidP="00FB692F">
            <w:pPr>
              <w:rPr>
                <w:rFonts w:cstheme="minorHAnsi"/>
              </w:rPr>
            </w:pPr>
            <w:r w:rsidRPr="00E17EAE">
              <w:rPr>
                <w:rStyle w:val="Textoennegrita"/>
                <w:rFonts w:cstheme="minorHAnsi"/>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57B3A" w14:textId="77777777" w:rsidR="00FB692F" w:rsidRPr="00E17EAE" w:rsidRDefault="00FB692F" w:rsidP="00FB692F">
            <w:pPr>
              <w:rPr>
                <w:rFonts w:cstheme="minorHAnsi"/>
              </w:rPr>
            </w:pPr>
            <w:r w:rsidRPr="00E17EAE">
              <w:rPr>
                <w:rStyle w:val="Textoennegrita"/>
                <w:rFonts w:cstheme="minorHAnsi"/>
              </w:rPr>
              <w:t>Rango de Valores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53D6E" w14:textId="77777777" w:rsidR="00FB692F" w:rsidRPr="00E17EAE" w:rsidRDefault="00FB692F" w:rsidP="00FB692F">
            <w:pPr>
              <w:rPr>
                <w:rFonts w:cstheme="minorHAnsi"/>
              </w:rPr>
            </w:pPr>
            <w:r w:rsidRPr="00E17EAE">
              <w:rPr>
                <w:rStyle w:val="Textoennegrita"/>
                <w:rFonts w:cstheme="minorHAnsi"/>
              </w:rPr>
              <w:t>Discretización (Clase)</w:t>
            </w:r>
          </w:p>
        </w:tc>
      </w:tr>
      <w:tr w:rsidR="00FB692F" w:rsidRPr="00E17EAE" w14:paraId="315DF651" w14:textId="77777777" w:rsidTr="00FB69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47AAE" w14:textId="77777777" w:rsidR="00FB692F" w:rsidRPr="00E17EAE" w:rsidRDefault="00FB692F" w:rsidP="00FB692F">
            <w:pPr>
              <w:rPr>
                <w:rFonts w:cstheme="minorHAnsi"/>
              </w:rPr>
            </w:pPr>
            <w:r w:rsidRPr="00E17EAE">
              <w:rPr>
                <w:rFonts w:cstheme="minorHAnsi"/>
                <w:b/>
                <w:bCs/>
              </w:rPr>
              <w:t>Nivel de Glucosa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31EAE" w14:textId="7CCB47A1" w:rsidR="00FB692F" w:rsidRPr="00E17EAE" w:rsidRDefault="00FB692F" w:rsidP="00FB692F">
            <w:pPr>
              <w:rPr>
                <w:rFonts w:cstheme="minorHAnsi"/>
              </w:rPr>
            </w:pPr>
            <w:r w:rsidRPr="00E17EAE">
              <w:rPr>
                <w:rStyle w:val="math-inline"/>
                <w:rFonts w:cstheme="minorHAnsi"/>
              </w:rPr>
              <w:t>40-300</w:t>
            </w:r>
            <w:r w:rsidRPr="00E17EAE">
              <w:rPr>
                <w:rFonts w:cstheme="minorHAnsi"/>
              </w:rPr>
              <w:t xml:space="preserve"> mg/</w:t>
            </w:r>
            <w:proofErr w:type="spellStart"/>
            <w:r w:rsidRPr="00E17EAE">
              <w:rPr>
                <w:rFonts w:cstheme="minorHAnsi"/>
              </w:rPr>
              <w:t>dL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28CDF43" w14:textId="01C01E9B" w:rsidR="00FB692F" w:rsidRPr="00E17EAE" w:rsidRDefault="00FB692F" w:rsidP="00FB692F">
            <w:pPr>
              <w:rPr>
                <w:rFonts w:cstheme="minorHAnsi"/>
              </w:rPr>
            </w:pPr>
            <w:r w:rsidRPr="00E17EAE">
              <w:rPr>
                <w:rFonts w:cstheme="minorHAnsi"/>
                <w:b/>
                <w:bCs/>
              </w:rPr>
              <w:t>0 (BAJA):</w:t>
            </w:r>
            <w:r w:rsidRPr="00E17EAE">
              <w:rPr>
                <w:rFonts w:cstheme="minorHAnsi"/>
              </w:rPr>
              <w:t xml:space="preserve"> GS </w:t>
            </w:r>
            <w:r w:rsidRPr="00E17EAE">
              <w:rPr>
                <w:rStyle w:val="math-inline"/>
                <w:rFonts w:cstheme="minorHAnsi"/>
              </w:rPr>
              <w:t>&lt; 70</w:t>
            </w:r>
            <w:r w:rsidRPr="00E17EAE">
              <w:rPr>
                <w:rFonts w:cstheme="minorHAnsi"/>
              </w:rPr>
              <w:t xml:space="preserve"> mg/</w:t>
            </w:r>
            <w:proofErr w:type="spellStart"/>
            <w:r w:rsidRPr="00E17EAE">
              <w:rPr>
                <w:rFonts w:cstheme="minorHAnsi"/>
              </w:rPr>
              <w:t>dL</w:t>
            </w:r>
            <w:proofErr w:type="spellEnd"/>
          </w:p>
        </w:tc>
      </w:tr>
      <w:tr w:rsidR="00FB692F" w:rsidRPr="00E17EAE" w14:paraId="3DAE5DA9" w14:textId="77777777" w:rsidTr="00FB69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F4741" w14:textId="77777777" w:rsidR="00FB692F" w:rsidRPr="00E17EAE" w:rsidRDefault="00FB692F" w:rsidP="00FB692F">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11D93E7" w14:textId="77777777" w:rsidR="00FB692F" w:rsidRPr="00E17EAE" w:rsidRDefault="00FB692F" w:rsidP="00FB692F">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6BFF888" w14:textId="19090839" w:rsidR="00FB692F" w:rsidRPr="00E17EAE" w:rsidRDefault="00FB692F" w:rsidP="00FB692F">
            <w:pPr>
              <w:rPr>
                <w:rFonts w:cstheme="minorHAnsi"/>
              </w:rPr>
            </w:pPr>
            <w:r w:rsidRPr="00E17EAE">
              <w:rPr>
                <w:rFonts w:cstheme="minorHAnsi"/>
                <w:b/>
                <w:bCs/>
              </w:rPr>
              <w:t>1 (NORMAL):</w:t>
            </w:r>
            <w:r w:rsidRPr="00E17EAE">
              <w:rPr>
                <w:rFonts w:cstheme="minorHAnsi"/>
              </w:rPr>
              <w:t xml:space="preserve"> </w:t>
            </w:r>
            <w:r w:rsidRPr="00E17EAE">
              <w:rPr>
                <w:rStyle w:val="math-inline"/>
                <w:rFonts w:cstheme="minorHAnsi"/>
              </w:rPr>
              <w:t xml:space="preserve">70 </w:t>
            </w:r>
            <w:r w:rsidR="00A07C61">
              <w:rPr>
                <w:rStyle w:val="math-inline"/>
                <w:rFonts w:cstheme="minorHAnsi"/>
              </w:rPr>
              <w:t>&lt;=</w:t>
            </w:r>
            <w:r w:rsidRPr="00E17EAE">
              <w:rPr>
                <w:rStyle w:val="math-inline"/>
                <w:rFonts w:cstheme="minorHAnsi"/>
              </w:rPr>
              <w:t>GS</w:t>
            </w:r>
            <w:r w:rsidR="00A07C61">
              <w:rPr>
                <w:rStyle w:val="math-inline"/>
                <w:rFonts w:cstheme="minorHAnsi"/>
              </w:rPr>
              <w:t>&lt;=</w:t>
            </w:r>
            <w:r w:rsidRPr="00E17EAE">
              <w:rPr>
                <w:rStyle w:val="math-inline"/>
                <w:rFonts w:cstheme="minorHAnsi"/>
              </w:rPr>
              <w:t>140</w:t>
            </w:r>
            <w:r w:rsidRPr="00E17EAE">
              <w:rPr>
                <w:rFonts w:cstheme="minorHAnsi"/>
              </w:rPr>
              <w:t xml:space="preserve"> mg/</w:t>
            </w:r>
            <w:proofErr w:type="spellStart"/>
            <w:r w:rsidRPr="00E17EAE">
              <w:rPr>
                <w:rFonts w:cstheme="minorHAnsi"/>
              </w:rPr>
              <w:t>dL</w:t>
            </w:r>
            <w:proofErr w:type="spellEnd"/>
          </w:p>
        </w:tc>
      </w:tr>
      <w:tr w:rsidR="00FB692F" w:rsidRPr="00E17EAE" w14:paraId="2E722ED4" w14:textId="77777777" w:rsidTr="00FB69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BF7BB" w14:textId="77777777" w:rsidR="00FB692F" w:rsidRPr="00E17EAE" w:rsidRDefault="00FB692F" w:rsidP="00FB692F">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E6BAAE2" w14:textId="77777777" w:rsidR="00FB692F" w:rsidRPr="00E17EAE" w:rsidRDefault="00FB692F" w:rsidP="00FB692F">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8773CB" w14:textId="32D452CF" w:rsidR="00FB692F" w:rsidRPr="00E17EAE" w:rsidRDefault="00FB692F" w:rsidP="00FB692F">
            <w:pPr>
              <w:rPr>
                <w:rFonts w:cstheme="minorHAnsi"/>
              </w:rPr>
            </w:pPr>
            <w:r w:rsidRPr="00E17EAE">
              <w:rPr>
                <w:rFonts w:cstheme="minorHAnsi"/>
                <w:b/>
                <w:bCs/>
              </w:rPr>
              <w:t>2 (ALTA):</w:t>
            </w:r>
            <w:r w:rsidRPr="00E17EAE">
              <w:rPr>
                <w:rFonts w:cstheme="minorHAnsi"/>
              </w:rPr>
              <w:t xml:space="preserve"> </w:t>
            </w:r>
            <w:r w:rsidRPr="00E17EAE">
              <w:rPr>
                <w:rStyle w:val="math-inline"/>
                <w:rFonts w:cstheme="minorHAnsi"/>
              </w:rPr>
              <w:t>GS</w:t>
            </w:r>
            <w:r w:rsidR="00A07C61">
              <w:rPr>
                <w:rStyle w:val="math-inline"/>
                <w:rFonts w:cstheme="minorHAnsi"/>
              </w:rPr>
              <w:t xml:space="preserve"> </w:t>
            </w:r>
            <w:r w:rsidRPr="00E17EAE">
              <w:rPr>
                <w:rStyle w:val="math-inline"/>
                <w:rFonts w:cstheme="minorHAnsi"/>
              </w:rPr>
              <w:t>&gt; 140</w:t>
            </w:r>
            <w:r w:rsidR="00A07C61">
              <w:rPr>
                <w:rStyle w:val="math-inline"/>
                <w:rFonts w:cstheme="minorHAnsi"/>
              </w:rPr>
              <w:t xml:space="preserve"> </w:t>
            </w:r>
            <w:r w:rsidRPr="00E17EAE">
              <w:rPr>
                <w:rFonts w:cstheme="minorHAnsi"/>
              </w:rPr>
              <w:t>mg/</w:t>
            </w:r>
            <w:proofErr w:type="spellStart"/>
            <w:r w:rsidRPr="00E17EAE">
              <w:rPr>
                <w:rFonts w:cstheme="minorHAnsi"/>
              </w:rPr>
              <w:t>dL</w:t>
            </w:r>
            <w:proofErr w:type="spellEnd"/>
          </w:p>
        </w:tc>
      </w:tr>
      <w:tr w:rsidR="00FB692F" w:rsidRPr="00E17EAE" w14:paraId="31672688" w14:textId="77777777" w:rsidTr="00FB69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7B4D0F" w14:textId="77777777" w:rsidR="00FB692F" w:rsidRPr="00E17EAE" w:rsidRDefault="00FB692F" w:rsidP="00FB692F">
            <w:pPr>
              <w:rPr>
                <w:rFonts w:cstheme="minorHAnsi"/>
              </w:rPr>
            </w:pPr>
            <w:r w:rsidRPr="00E17EAE">
              <w:rPr>
                <w:rFonts w:cstheme="minorHAnsi"/>
                <w:b/>
                <w:bCs/>
              </w:rPr>
              <w:t>Período del Día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834AF" w14:textId="60B53809" w:rsidR="00FB692F" w:rsidRPr="00E17EAE" w:rsidRDefault="00A07C61" w:rsidP="00FB692F">
            <w:pPr>
              <w:rPr>
                <w:rFonts w:cstheme="minorHAnsi"/>
              </w:rPr>
            </w:pPr>
            <w:r>
              <w:rPr>
                <w:rStyle w:val="math-inline"/>
                <w:rFonts w:cstheme="minorHAnsi"/>
              </w:rPr>
              <w:t xml:space="preserve"> </w:t>
            </w:r>
            <w:r w:rsidR="00FB692F" w:rsidRPr="00E17EAE">
              <w:rPr>
                <w:rStyle w:val="math-inline"/>
                <w:rFonts w:cstheme="minorHAnsi"/>
              </w:rPr>
              <w:t>0-23</w:t>
            </w:r>
            <w:r w:rsidR="00FB692F" w:rsidRPr="00E17EAE">
              <w:rPr>
                <w:rFonts w:cstheme="minorHAnsi"/>
              </w:rPr>
              <w:t xml:space="preserve"> horas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9D759" w14:textId="77777777" w:rsidR="00FB692F" w:rsidRPr="00E17EAE" w:rsidRDefault="00FB692F" w:rsidP="00FB692F">
            <w:pPr>
              <w:rPr>
                <w:rFonts w:cstheme="minorHAnsi"/>
              </w:rPr>
            </w:pPr>
            <w:r w:rsidRPr="00E17EAE">
              <w:rPr>
                <w:rFonts w:cstheme="minorHAnsi"/>
                <w:b/>
                <w:bCs/>
              </w:rPr>
              <w:t>0-3:</w:t>
            </w:r>
            <w:r w:rsidRPr="00E17EAE">
              <w:rPr>
                <w:rFonts w:cstheme="minorHAnsi"/>
              </w:rPr>
              <w:t xml:space="preserve"> Dividido en 4 cuartos de 6 horas.</w:t>
            </w:r>
          </w:p>
        </w:tc>
      </w:tr>
      <w:tr w:rsidR="00FB692F" w:rsidRPr="00E17EAE" w14:paraId="772BFE2E" w14:textId="77777777" w:rsidTr="00FB69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3E07E5" w14:textId="77777777" w:rsidR="00FB692F" w:rsidRPr="00E17EAE" w:rsidRDefault="00FB692F" w:rsidP="00FB692F">
            <w:pPr>
              <w:rPr>
                <w:rFonts w:cstheme="minorHAnsi"/>
              </w:rPr>
            </w:pPr>
            <w:r w:rsidRPr="00E17EAE">
              <w:rPr>
                <w:rFonts w:cstheme="minorHAnsi"/>
                <w:b/>
                <w:bCs/>
              </w:rPr>
              <w:t>Comida Reciente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1C9E3" w14:textId="77777777" w:rsidR="00FB692F" w:rsidRPr="00E17EAE" w:rsidRDefault="00FB692F" w:rsidP="00FB692F">
            <w:pPr>
              <w:rPr>
                <w:rFonts w:cstheme="minorHAnsi"/>
              </w:rPr>
            </w:pPr>
            <w:r w:rsidRPr="00E17EAE">
              <w:rPr>
                <w:rFonts w:cstheme="minorHAnsi"/>
              </w:rPr>
              <w:t>Booleano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AE04F" w14:textId="77777777" w:rsidR="00FB692F" w:rsidRPr="00E17EAE" w:rsidRDefault="00FB692F" w:rsidP="00FB692F">
            <w:pPr>
              <w:rPr>
                <w:rFonts w:cstheme="minorHAnsi"/>
              </w:rPr>
            </w:pPr>
            <w:r w:rsidRPr="00E17EAE">
              <w:rPr>
                <w:rFonts w:cstheme="minorHAnsi"/>
                <w:b/>
                <w:bCs/>
              </w:rPr>
              <w:t>0:</w:t>
            </w:r>
            <w:r w:rsidRPr="00E17EAE">
              <w:rPr>
                <w:rFonts w:cstheme="minorHAnsi"/>
              </w:rPr>
              <w:t xml:space="preserve"> No / </w:t>
            </w:r>
            <w:r w:rsidRPr="00E17EAE">
              <w:rPr>
                <w:rFonts w:cstheme="minorHAnsi"/>
                <w:b/>
                <w:bCs/>
              </w:rPr>
              <w:t>1:</w:t>
            </w:r>
            <w:r w:rsidRPr="00E17EAE">
              <w:rPr>
                <w:rFonts w:cstheme="minorHAnsi"/>
              </w:rPr>
              <w:t xml:space="preserve"> Sí (Recién activada o en efecto).</w:t>
            </w:r>
          </w:p>
        </w:tc>
      </w:tr>
    </w:tbl>
    <w:p w14:paraId="6DC30F7D" w14:textId="77777777" w:rsidR="00FB692F" w:rsidRPr="00E17EAE" w:rsidRDefault="00FB692F" w:rsidP="00FB692F">
      <w:pPr>
        <w:rPr>
          <w:rFonts w:cstheme="minorHAnsi"/>
        </w:rPr>
      </w:pPr>
      <w:r w:rsidRPr="00E17EAE">
        <w:rPr>
          <w:rFonts w:cstheme="minorHAnsi"/>
        </w:rPr>
        <w:t>Espacio de Acción</w:t>
      </w:r>
    </w:p>
    <w:p w14:paraId="6F361416" w14:textId="442C01C3" w:rsidR="00FB692F" w:rsidRPr="00E17EAE" w:rsidRDefault="00FB692F" w:rsidP="00FB692F">
      <w:pPr>
        <w:rPr>
          <w:rFonts w:cstheme="minorHAnsi"/>
        </w:rPr>
      </w:pPr>
      <w:r w:rsidRPr="00E17EAE">
        <w:rPr>
          <w:rFonts w:cstheme="minorHAnsi"/>
        </w:rPr>
        <w:t xml:space="preserve">El agente tiene 4 acciones para controlar la dosis de insulina basal (asumiendo que la dosis base es </w:t>
      </w:r>
      <w:r w:rsidRPr="00E17EAE">
        <w:rPr>
          <w:rStyle w:val="math-inline"/>
          <w:rFonts w:cstheme="minorHAnsi"/>
        </w:rPr>
        <w:t>1.0</w:t>
      </w:r>
      <w:r w:rsidRPr="00E17EAE">
        <w:rPr>
          <w:rFonts w:cstheme="minorHAnsi"/>
        </w:rPr>
        <w:t xml:space="preserve"> unidad, </w:t>
      </w:r>
      <w:r w:rsidRPr="00E17EAE">
        <w:rPr>
          <w:rStyle w:val="math-inline"/>
          <w:rFonts w:cstheme="minorHAnsi"/>
        </w:rPr>
        <w:t>U</w:t>
      </w:r>
      <w:r w:rsidRPr="00E17EAE">
        <w:rPr>
          <w:rFonts w:cs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326"/>
        <w:gridCol w:w="1968"/>
      </w:tblGrid>
      <w:tr w:rsidR="00FB692F" w:rsidRPr="00E17EAE" w14:paraId="599A7158" w14:textId="77777777" w:rsidTr="00FB692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AD7C91" w14:textId="77777777" w:rsidR="00FB692F" w:rsidRPr="00E17EAE" w:rsidRDefault="00FB692F" w:rsidP="00FB692F">
            <w:pPr>
              <w:rPr>
                <w:rFonts w:cstheme="minorHAnsi"/>
              </w:rPr>
            </w:pPr>
            <w:r w:rsidRPr="00E17EAE">
              <w:rPr>
                <w:rStyle w:val="Textoennegrita"/>
                <w:rFonts w:cstheme="minorHAnsi"/>
              </w:rPr>
              <w:t>Acción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081CC" w14:textId="77777777" w:rsidR="00FB692F" w:rsidRPr="00E17EAE" w:rsidRDefault="00FB692F" w:rsidP="00FB692F">
            <w:pPr>
              <w:rPr>
                <w:rFonts w:cstheme="minorHAnsi"/>
              </w:rPr>
            </w:pPr>
            <w:r w:rsidRPr="00E17EAE">
              <w:rPr>
                <w:rStyle w:val="Textoennegrita"/>
                <w:rFonts w:cstheme="minorHAnsi"/>
              </w:rPr>
              <w:t>Multiplicador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02EA5" w14:textId="77777777" w:rsidR="00FB692F" w:rsidRPr="00E17EAE" w:rsidRDefault="00FB692F" w:rsidP="00FB692F">
            <w:pPr>
              <w:rPr>
                <w:rFonts w:cstheme="minorHAnsi"/>
              </w:rPr>
            </w:pPr>
            <w:r w:rsidRPr="00E17EAE">
              <w:rPr>
                <w:rStyle w:val="Textoennegrita"/>
                <w:rFonts w:cstheme="minorHAnsi"/>
              </w:rPr>
              <w:t>Dosis de Insulina (U)</w:t>
            </w:r>
          </w:p>
        </w:tc>
      </w:tr>
      <w:tr w:rsidR="00FB692F" w:rsidRPr="00E17EAE" w14:paraId="583A640F" w14:textId="77777777" w:rsidTr="00FB69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B220D" w14:textId="77777777" w:rsidR="00FB692F" w:rsidRPr="00E17EAE" w:rsidRDefault="00FB692F" w:rsidP="00FB692F">
            <w:pPr>
              <w:rPr>
                <w:rFonts w:cstheme="minorHAnsi"/>
              </w:rPr>
            </w:pPr>
            <w:r w:rsidRPr="00E17EAE">
              <w:rPr>
                <w:rStyle w:val="CdigoHTML"/>
                <w:rFonts w:asciiTheme="minorHAnsi" w:eastAsiaTheme="majorEastAsia" w:hAnsiTheme="minorHAnsi" w:cstheme="minorHAnsi"/>
                <w:sz w:val="22"/>
                <w:szCs w:val="22"/>
              </w:rPr>
              <w:t>NO_INSULINA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6017A" w14:textId="7BDA8B0E" w:rsidR="00FB692F" w:rsidRPr="00E17EAE" w:rsidRDefault="00FB692F" w:rsidP="00FB692F">
            <w:pPr>
              <w:rPr>
                <w:rFonts w:cstheme="minorHAnsi"/>
              </w:rPr>
            </w:pPr>
            <w:r w:rsidRPr="00E17EAE">
              <w:rPr>
                <w:rStyle w:val="math-inline"/>
                <w:rFonts w:cstheme="minorHAnsi"/>
              </w:rPr>
              <w:t>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35400" w14:textId="24A06C6D" w:rsidR="00FB692F" w:rsidRPr="00E17EAE" w:rsidRDefault="00FB692F" w:rsidP="00FB692F">
            <w:pPr>
              <w:rPr>
                <w:rFonts w:cstheme="minorHAnsi"/>
              </w:rPr>
            </w:pPr>
            <w:r w:rsidRPr="00E17EAE">
              <w:rPr>
                <w:rStyle w:val="math-inline"/>
                <w:rFonts w:cstheme="minorHAnsi"/>
              </w:rPr>
              <w:t>0.0</w:t>
            </w:r>
          </w:p>
        </w:tc>
      </w:tr>
      <w:tr w:rsidR="00FB692F" w:rsidRPr="00E17EAE" w14:paraId="10DE2EE1" w14:textId="77777777" w:rsidTr="00FB69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D7382" w14:textId="77777777" w:rsidR="00FB692F" w:rsidRPr="00E17EAE" w:rsidRDefault="00FB692F" w:rsidP="00FB692F">
            <w:pPr>
              <w:rPr>
                <w:rFonts w:cstheme="minorHAnsi"/>
              </w:rPr>
            </w:pPr>
            <w:r w:rsidRPr="00E17EAE">
              <w:rPr>
                <w:rStyle w:val="CdigoHTML"/>
                <w:rFonts w:asciiTheme="minorHAnsi" w:eastAsiaTheme="majorEastAsia" w:hAnsiTheme="minorHAnsi" w:cstheme="minorHAnsi"/>
                <w:sz w:val="22"/>
                <w:szCs w:val="22"/>
              </w:rPr>
              <w:t>RED_DOSIS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516D2" w14:textId="795222B2" w:rsidR="00FB692F" w:rsidRPr="00E17EAE" w:rsidRDefault="00FB692F" w:rsidP="00FB692F">
            <w:pPr>
              <w:rPr>
                <w:rFonts w:cstheme="minorHAnsi"/>
              </w:rPr>
            </w:pPr>
            <w:r w:rsidRPr="00E17EAE">
              <w:rPr>
                <w:rStyle w:val="math-inline"/>
                <w:rFonts w:cstheme="minorHAnsi"/>
              </w:rPr>
              <w: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952E7" w14:textId="61717DAA" w:rsidR="00FB692F" w:rsidRPr="00E17EAE" w:rsidRDefault="00FB692F" w:rsidP="00FB692F">
            <w:pPr>
              <w:rPr>
                <w:rFonts w:cstheme="minorHAnsi"/>
              </w:rPr>
            </w:pPr>
            <w:r w:rsidRPr="00E17EAE">
              <w:rPr>
                <w:rStyle w:val="math-inline"/>
                <w:rFonts w:cstheme="minorHAnsi"/>
              </w:rPr>
              <w:t>0.5</w:t>
            </w:r>
            <w:r w:rsidRPr="00E17EAE">
              <w:rPr>
                <w:rFonts w:cstheme="minorHAnsi"/>
              </w:rPr>
              <w:t xml:space="preserve"> U</w:t>
            </w:r>
          </w:p>
        </w:tc>
      </w:tr>
      <w:tr w:rsidR="00FB692F" w:rsidRPr="00E17EAE" w14:paraId="15290B19" w14:textId="77777777" w:rsidTr="00FB69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921BD" w14:textId="77777777" w:rsidR="00FB692F" w:rsidRPr="00E17EAE" w:rsidRDefault="00FB692F" w:rsidP="00FB692F">
            <w:pPr>
              <w:rPr>
                <w:rFonts w:cstheme="minorHAnsi"/>
              </w:rPr>
            </w:pPr>
            <w:r w:rsidRPr="00E17EAE">
              <w:rPr>
                <w:rStyle w:val="CdigoHTML"/>
                <w:rFonts w:asciiTheme="minorHAnsi" w:eastAsiaTheme="majorEastAsia" w:hAnsiTheme="minorHAnsi" w:cstheme="minorHAnsi"/>
                <w:sz w:val="22"/>
                <w:szCs w:val="22"/>
              </w:rPr>
              <w:t>MANTENER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02BBE" w14:textId="1E126BD8" w:rsidR="00FB692F" w:rsidRPr="00E17EAE" w:rsidRDefault="00FB692F" w:rsidP="00FB692F">
            <w:pPr>
              <w:rPr>
                <w:rFonts w:cstheme="minorHAnsi"/>
              </w:rPr>
            </w:pPr>
            <w:r w:rsidRPr="00E17EAE">
              <w:rPr>
                <w:rStyle w:val="math-inline"/>
                <w:rFonts w:cstheme="minorHAnsi"/>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B214A" w14:textId="59EED519" w:rsidR="00FB692F" w:rsidRPr="00E17EAE" w:rsidRDefault="00FB692F" w:rsidP="00FB692F">
            <w:pPr>
              <w:rPr>
                <w:rFonts w:cstheme="minorHAnsi"/>
              </w:rPr>
            </w:pPr>
            <w:r w:rsidRPr="00E17EAE">
              <w:rPr>
                <w:rStyle w:val="math-inline"/>
                <w:rFonts w:cstheme="minorHAnsi"/>
              </w:rPr>
              <w:t>1.0</w:t>
            </w:r>
            <w:r w:rsidRPr="00E17EAE">
              <w:rPr>
                <w:rFonts w:cstheme="minorHAnsi"/>
              </w:rPr>
              <w:t xml:space="preserve"> U (Dosis Base)</w:t>
            </w:r>
          </w:p>
        </w:tc>
      </w:tr>
      <w:tr w:rsidR="00FB692F" w:rsidRPr="00E17EAE" w14:paraId="704D9A61" w14:textId="77777777" w:rsidTr="00FB69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B712E" w14:textId="77777777" w:rsidR="00FB692F" w:rsidRPr="00E17EAE" w:rsidRDefault="00FB692F" w:rsidP="00FB692F">
            <w:pPr>
              <w:rPr>
                <w:rFonts w:cstheme="minorHAnsi"/>
              </w:rPr>
            </w:pPr>
            <w:r w:rsidRPr="00E17EAE">
              <w:rPr>
                <w:rStyle w:val="CdigoHTML"/>
                <w:rFonts w:asciiTheme="minorHAnsi" w:eastAsiaTheme="majorEastAsia" w:hAnsiTheme="minorHAnsi" w:cstheme="minorHAnsi"/>
                <w:sz w:val="22"/>
                <w:szCs w:val="22"/>
              </w:rPr>
              <w:t>AUM_DOSIS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1ED46" w14:textId="7A8D3F4E" w:rsidR="00FB692F" w:rsidRPr="00E17EAE" w:rsidRDefault="00FB692F" w:rsidP="00FB692F">
            <w:pPr>
              <w:rPr>
                <w:rFonts w:cstheme="minorHAnsi"/>
              </w:rPr>
            </w:pPr>
            <w:r w:rsidRPr="00E17EAE">
              <w:rPr>
                <w:rStyle w:val="math-inline"/>
                <w:rFonts w:cstheme="minorHAnsi"/>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837B2" w14:textId="1EEAC393" w:rsidR="00FB692F" w:rsidRPr="00E17EAE" w:rsidRDefault="00FB692F" w:rsidP="00FB692F">
            <w:pPr>
              <w:rPr>
                <w:rFonts w:cstheme="minorHAnsi"/>
              </w:rPr>
            </w:pPr>
            <w:r w:rsidRPr="00E17EAE">
              <w:rPr>
                <w:rStyle w:val="math-inline"/>
                <w:rFonts w:cstheme="minorHAnsi"/>
              </w:rPr>
              <w:t>1.5</w:t>
            </w:r>
            <w:r w:rsidRPr="00E17EAE">
              <w:rPr>
                <w:rFonts w:cstheme="minorHAnsi"/>
              </w:rPr>
              <w:t xml:space="preserve"> U</w:t>
            </w:r>
          </w:p>
        </w:tc>
      </w:tr>
    </w:tbl>
    <w:p w14:paraId="6C2866FC" w14:textId="28E5F1EC" w:rsidR="00FB692F" w:rsidRPr="00E17EAE" w:rsidRDefault="00FB692F" w:rsidP="00FB692F">
      <w:pPr>
        <w:rPr>
          <w:rFonts w:cstheme="minorHAnsi"/>
          <w:b/>
          <w:bCs/>
          <w:sz w:val="24"/>
          <w:szCs w:val="24"/>
        </w:rPr>
      </w:pPr>
      <w:r w:rsidRPr="00E17EAE">
        <w:rPr>
          <w:rFonts w:cstheme="minorHAnsi"/>
          <w:b/>
          <w:bCs/>
          <w:sz w:val="24"/>
          <w:szCs w:val="24"/>
        </w:rPr>
        <w:t>3.2. Función de Recompensa</w:t>
      </w:r>
      <w:r w:rsidR="00F1089F">
        <w:rPr>
          <w:rFonts w:cstheme="minorHAnsi"/>
          <w:b/>
          <w:bCs/>
          <w:sz w:val="24"/>
          <w:szCs w:val="24"/>
        </w:rPr>
        <w:t xml:space="preserve"> (</w:t>
      </w:r>
      <w:r w:rsidRPr="00E17EAE">
        <w:rPr>
          <w:rStyle w:val="math-inline"/>
          <w:rFonts w:cstheme="minorHAnsi"/>
          <w:b/>
          <w:bCs/>
          <w:sz w:val="24"/>
          <w:szCs w:val="24"/>
        </w:rPr>
        <w:t>R</w:t>
      </w:r>
      <w:r w:rsidRPr="00E17EAE">
        <w:rPr>
          <w:rFonts w:cstheme="minorHAnsi"/>
          <w:b/>
          <w:bCs/>
          <w:sz w:val="24"/>
          <w:szCs w:val="24"/>
        </w:rPr>
        <w:t>)</w:t>
      </w:r>
    </w:p>
    <w:p w14:paraId="6503B32D" w14:textId="588A7CBE" w:rsidR="00FB692F" w:rsidRPr="00E17EAE" w:rsidRDefault="00FB692F" w:rsidP="00FB692F">
      <w:pPr>
        <w:rPr>
          <w:rFonts w:cstheme="minorHAnsi"/>
        </w:rPr>
      </w:pPr>
      <w:r w:rsidRPr="00E17EAE">
        <w:rPr>
          <w:rFonts w:cstheme="minorHAnsi"/>
        </w:rPr>
        <w:t xml:space="preserve">El diseño de la función de recompensa es la </w:t>
      </w:r>
      <w:r w:rsidRPr="00E17EAE">
        <w:rPr>
          <w:rFonts w:cstheme="minorHAnsi"/>
          <w:b/>
          <w:bCs/>
        </w:rPr>
        <w:t>política de seguridad y control</w:t>
      </w:r>
      <w:r w:rsidRPr="00E17EAE">
        <w:rPr>
          <w:rFonts w:cstheme="minorHAnsi"/>
        </w:rPr>
        <w:t xml:space="preserve"> codificada. El agente busca maximizar la suma de recompensas futuras</w:t>
      </w:r>
      <w:r w:rsidR="00F1089F">
        <w:rPr>
          <w:rFonts w:cs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Change w:id="5" w:author="Richard Chavez" w:date="2025-11-28T17:49: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839"/>
        <w:gridCol w:w="2739"/>
        <w:gridCol w:w="5206"/>
        <w:tblGridChange w:id="6">
          <w:tblGrid>
            <w:gridCol w:w="2336"/>
            <w:gridCol w:w="2651"/>
            <w:gridCol w:w="3835"/>
          </w:tblGrid>
        </w:tblGridChange>
      </w:tblGrid>
      <w:tr w:rsidR="00FB692F" w:rsidRPr="00E17EAE" w14:paraId="2CCBDE2D" w14:textId="77777777" w:rsidTr="008A390F">
        <w:trPr>
          <w:tblHeader/>
          <w:tblCellSpacing w:w="15" w:type="dxa"/>
          <w:trPrChange w:id="7" w:author="Richard Chavez" w:date="2025-11-28T17:49:00Z">
            <w:trPr>
              <w:tblHeader/>
              <w:tblCellSpacing w:w="15" w:type="dxa"/>
            </w:trPr>
          </w:trPrChange>
        </w:trPr>
        <w:tc>
          <w:tcPr>
            <w:tcW w:w="0" w:type="auto"/>
            <w:tcBorders>
              <w:top w:val="single" w:sz="6" w:space="0" w:color="auto"/>
              <w:left w:val="single" w:sz="6" w:space="0" w:color="auto"/>
              <w:bottom w:val="single" w:sz="6" w:space="0" w:color="auto"/>
              <w:right w:val="single" w:sz="6" w:space="0" w:color="auto"/>
            </w:tcBorders>
            <w:vAlign w:val="center"/>
            <w:hideMark/>
            <w:tcPrChange w:id="8"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59FDB943" w14:textId="77777777" w:rsidR="00FB692F" w:rsidRPr="00E17EAE" w:rsidRDefault="00FB692F" w:rsidP="00FB692F">
            <w:pPr>
              <w:rPr>
                <w:rFonts w:cstheme="minorHAnsi"/>
              </w:rPr>
            </w:pPr>
            <w:r w:rsidRPr="00E17EAE">
              <w:rPr>
                <w:rStyle w:val="Textoennegrita"/>
                <w:rFonts w:cstheme="minorHAnsi"/>
              </w:rPr>
              <w:t>Condición de Glucosa (GS)</w:t>
            </w:r>
          </w:p>
        </w:tc>
        <w:tc>
          <w:tcPr>
            <w:tcW w:w="0" w:type="auto"/>
            <w:tcBorders>
              <w:top w:val="single" w:sz="6" w:space="0" w:color="auto"/>
              <w:left w:val="single" w:sz="6" w:space="0" w:color="auto"/>
              <w:bottom w:val="single" w:sz="6" w:space="0" w:color="auto"/>
              <w:right w:val="single" w:sz="6" w:space="0" w:color="auto"/>
            </w:tcBorders>
            <w:vAlign w:val="center"/>
            <w:hideMark/>
            <w:tcPrChange w:id="9"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75B9191A" w14:textId="77777777" w:rsidR="00FB692F" w:rsidRPr="00E17EAE" w:rsidRDefault="00FB692F" w:rsidP="00FB692F">
            <w:pPr>
              <w:rPr>
                <w:rFonts w:cstheme="minorHAnsi"/>
              </w:rPr>
            </w:pPr>
            <w:r w:rsidRPr="00E17EAE">
              <w:rPr>
                <w:rStyle w:val="Textoennegrita"/>
                <w:rFonts w:cstheme="minorHAnsi"/>
              </w:rPr>
              <w:t>Recompensa/Penalización (R)</w:t>
            </w:r>
          </w:p>
        </w:tc>
        <w:tc>
          <w:tcPr>
            <w:tcW w:w="0" w:type="auto"/>
            <w:tcBorders>
              <w:top w:val="single" w:sz="6" w:space="0" w:color="auto"/>
              <w:left w:val="single" w:sz="6" w:space="0" w:color="auto"/>
              <w:bottom w:val="single" w:sz="6" w:space="0" w:color="auto"/>
              <w:right w:val="single" w:sz="6" w:space="0" w:color="auto"/>
            </w:tcBorders>
            <w:vAlign w:val="center"/>
            <w:hideMark/>
            <w:tcPrChange w:id="10"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5904EB83" w14:textId="77777777" w:rsidR="00FB692F" w:rsidRPr="00E17EAE" w:rsidRDefault="00FB692F" w:rsidP="00FB692F">
            <w:pPr>
              <w:rPr>
                <w:rFonts w:cstheme="minorHAnsi"/>
              </w:rPr>
            </w:pPr>
            <w:r w:rsidRPr="00E17EAE">
              <w:rPr>
                <w:rStyle w:val="Textoennegrita"/>
                <w:rFonts w:cstheme="minorHAnsi"/>
              </w:rPr>
              <w:t>Razón</w:t>
            </w:r>
          </w:p>
        </w:tc>
      </w:tr>
      <w:tr w:rsidR="00FB692F" w:rsidRPr="00E17EAE" w14:paraId="57CDF4F3" w14:textId="77777777" w:rsidTr="008A390F">
        <w:trPr>
          <w:tblCellSpacing w:w="15" w:type="dxa"/>
          <w:trPrChange w:id="11" w:author="Richard Chavez" w:date="2025-11-28T17:49:00Z">
            <w:trPr>
              <w:tblCellSpacing w:w="15" w:type="dxa"/>
            </w:trPr>
          </w:trPrChange>
        </w:trPr>
        <w:tc>
          <w:tcPr>
            <w:tcW w:w="0" w:type="auto"/>
            <w:tcBorders>
              <w:top w:val="single" w:sz="6" w:space="0" w:color="auto"/>
              <w:left w:val="single" w:sz="6" w:space="0" w:color="auto"/>
              <w:bottom w:val="single" w:sz="6" w:space="0" w:color="auto"/>
              <w:right w:val="single" w:sz="6" w:space="0" w:color="auto"/>
            </w:tcBorders>
            <w:vAlign w:val="center"/>
            <w:hideMark/>
            <w:tcPrChange w:id="12"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2417392B" w14:textId="05BC4D88" w:rsidR="00FB692F" w:rsidRPr="00E17EAE" w:rsidRDefault="00FB692F" w:rsidP="00FB692F">
            <w:pPr>
              <w:rPr>
                <w:rFonts w:cstheme="minorHAnsi"/>
              </w:rPr>
            </w:pPr>
            <w:r w:rsidRPr="00E17EAE">
              <w:rPr>
                <w:rFonts w:cstheme="minorHAnsi"/>
                <w:b/>
                <w:bCs/>
              </w:rPr>
              <w:t>En Rango Óptimo</w:t>
            </w:r>
            <w:r w:rsidRPr="00E17EAE">
              <w:rPr>
                <w:rFonts w:cstheme="minorHAnsi"/>
              </w:rPr>
              <w:t xml:space="preserve"> (</w:t>
            </w:r>
            <w:r w:rsidRPr="00E17EAE">
              <w:rPr>
                <w:rStyle w:val="math-inline"/>
                <w:rFonts w:cstheme="minorHAnsi"/>
              </w:rPr>
              <w:t xml:space="preserve">80 </w:t>
            </w:r>
            <w:r w:rsidR="00F1089F">
              <w:rPr>
                <w:rStyle w:val="math-inline"/>
                <w:rFonts w:cstheme="minorHAnsi"/>
              </w:rPr>
              <w:t>&lt;=</w:t>
            </w:r>
            <w:r w:rsidRPr="00E17EAE">
              <w:rPr>
                <w:rStyle w:val="math-inline"/>
                <w:rFonts w:cstheme="minorHAnsi"/>
              </w:rPr>
              <w:t>GS</w:t>
            </w:r>
            <w:r w:rsidR="00F1089F">
              <w:rPr>
                <w:rStyle w:val="math-inline"/>
                <w:rFonts w:cstheme="minorHAnsi"/>
              </w:rPr>
              <w:t xml:space="preserve"> &lt;=</w:t>
            </w:r>
            <w:r w:rsidRPr="00E17EAE">
              <w:rPr>
                <w:rStyle w:val="math-inline"/>
                <w:rFonts w:cstheme="minorHAnsi"/>
              </w:rPr>
              <w:t>120</w:t>
            </w:r>
            <w:r w:rsidRPr="00E17EAE">
              <w:rPr>
                <w:rFonts w:cs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Change w:id="13"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29F8F1C7" w14:textId="5680986C" w:rsidR="00FB692F" w:rsidRPr="00E17EAE" w:rsidRDefault="00FB692F" w:rsidP="00FB692F">
            <w:pPr>
              <w:rPr>
                <w:rFonts w:cstheme="minorHAnsi"/>
              </w:rPr>
            </w:pPr>
            <w:r w:rsidRPr="00E17EAE">
              <w:rPr>
                <w:rStyle w:val="math-inline"/>
                <w:rFonts w:cstheme="minorHAnsi"/>
              </w:rPr>
              <w:t>+10</w:t>
            </w:r>
          </w:p>
        </w:tc>
        <w:tc>
          <w:tcPr>
            <w:tcW w:w="0" w:type="auto"/>
            <w:tcBorders>
              <w:top w:val="single" w:sz="6" w:space="0" w:color="auto"/>
              <w:left w:val="single" w:sz="6" w:space="0" w:color="auto"/>
              <w:bottom w:val="single" w:sz="6" w:space="0" w:color="auto"/>
              <w:right w:val="single" w:sz="6" w:space="0" w:color="auto"/>
            </w:tcBorders>
            <w:vAlign w:val="center"/>
            <w:hideMark/>
            <w:tcPrChange w:id="14"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4E6019E3" w14:textId="77777777" w:rsidR="00FB692F" w:rsidRPr="00E17EAE" w:rsidRDefault="00FB692F" w:rsidP="00FB692F">
            <w:pPr>
              <w:rPr>
                <w:rFonts w:cstheme="minorHAnsi"/>
              </w:rPr>
            </w:pPr>
            <w:r w:rsidRPr="00E17EAE">
              <w:rPr>
                <w:rFonts w:cstheme="minorHAnsi"/>
              </w:rPr>
              <w:t>Recompensa base por control exitoso.</w:t>
            </w:r>
          </w:p>
        </w:tc>
      </w:tr>
      <w:tr w:rsidR="00FB692F" w:rsidRPr="00E17EAE" w14:paraId="1EEED57F" w14:textId="77777777" w:rsidTr="008A390F">
        <w:trPr>
          <w:tblCellSpacing w:w="15" w:type="dxa"/>
          <w:trPrChange w:id="15" w:author="Richard Chavez" w:date="2025-11-28T17:49:00Z">
            <w:trPr>
              <w:tblCellSpacing w:w="15" w:type="dxa"/>
            </w:trPr>
          </w:trPrChange>
        </w:trPr>
        <w:tc>
          <w:tcPr>
            <w:tcW w:w="0" w:type="auto"/>
            <w:tcBorders>
              <w:top w:val="single" w:sz="6" w:space="0" w:color="auto"/>
              <w:left w:val="single" w:sz="6" w:space="0" w:color="auto"/>
              <w:bottom w:val="single" w:sz="6" w:space="0" w:color="auto"/>
              <w:right w:val="single" w:sz="6" w:space="0" w:color="auto"/>
            </w:tcBorders>
            <w:vAlign w:val="center"/>
            <w:hideMark/>
            <w:tcPrChange w:id="16"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133B062A" w14:textId="336B8BA0" w:rsidR="00FB692F" w:rsidRPr="00E17EAE" w:rsidRDefault="00FB692F" w:rsidP="00FB692F">
            <w:pPr>
              <w:rPr>
                <w:rFonts w:cstheme="minorHAnsi"/>
              </w:rPr>
            </w:pPr>
            <w:r w:rsidRPr="00E17EAE">
              <w:rPr>
                <w:rFonts w:cstheme="minorHAnsi"/>
                <w:b/>
                <w:bCs/>
              </w:rPr>
              <w:t>Cercano al Objetivo</w:t>
            </w:r>
            <w:r w:rsidRPr="00E17EAE">
              <w:rPr>
                <w:rFonts w:cstheme="minorHAnsi"/>
              </w:rPr>
              <w:t xml:space="preserve"> (</w:t>
            </w:r>
            <w:r w:rsidRPr="00E17EAE">
              <w:rPr>
                <w:rStyle w:val="math-inline"/>
                <w:rFonts w:cstheme="minorHAnsi"/>
              </w:rPr>
              <w:t>GS</w:t>
            </w:r>
            <w:r w:rsidR="00F1089F">
              <w:rPr>
                <w:rStyle w:val="math-inline"/>
                <w:rFonts w:cstheme="minorHAnsi"/>
              </w:rPr>
              <w:t>=</w:t>
            </w:r>
            <w:r w:rsidRPr="00E17EAE">
              <w:rPr>
                <w:rStyle w:val="math-inline"/>
                <w:rFonts w:cstheme="minorHAnsi"/>
              </w:rPr>
              <w:t xml:space="preserve"> 100</w:t>
            </w:r>
            <w:r w:rsidRPr="00E17EAE">
              <w:rPr>
                <w:rFonts w:cs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Change w:id="17"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5A6844B6" w14:textId="1ED6C68F" w:rsidR="00FB692F" w:rsidRPr="00E17EAE" w:rsidRDefault="00FB692F" w:rsidP="00FB692F">
            <w:pPr>
              <w:rPr>
                <w:rFonts w:cstheme="minorHAnsi"/>
              </w:rPr>
            </w:pPr>
            <w:r w:rsidRPr="00E17EAE">
              <w:rPr>
                <w:rStyle w:val="math-inline"/>
                <w:rFonts w:cstheme="minorHAnsi"/>
              </w:rPr>
              <w:t>+5</w:t>
            </w:r>
            <w:r w:rsidRPr="00E17EAE">
              <w:rPr>
                <w:rFonts w:cstheme="minorHAnsi"/>
              </w:rPr>
              <w:t>(máx.)</w:t>
            </w:r>
          </w:p>
        </w:tc>
        <w:tc>
          <w:tcPr>
            <w:tcW w:w="0" w:type="auto"/>
            <w:tcBorders>
              <w:top w:val="single" w:sz="6" w:space="0" w:color="auto"/>
              <w:left w:val="single" w:sz="6" w:space="0" w:color="auto"/>
              <w:bottom w:val="single" w:sz="6" w:space="0" w:color="auto"/>
              <w:right w:val="single" w:sz="6" w:space="0" w:color="auto"/>
            </w:tcBorders>
            <w:vAlign w:val="center"/>
            <w:hideMark/>
            <w:tcPrChange w:id="18"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6D20D095" w14:textId="77777777" w:rsidR="00FB692F" w:rsidRPr="00E17EAE" w:rsidRDefault="00FB692F" w:rsidP="00FB692F">
            <w:pPr>
              <w:rPr>
                <w:rFonts w:cstheme="minorHAnsi"/>
              </w:rPr>
            </w:pPr>
            <w:r w:rsidRPr="00E17EAE">
              <w:rPr>
                <w:rFonts w:cstheme="minorHAnsi"/>
              </w:rPr>
              <w:t>Bonificación por precisión.</w:t>
            </w:r>
          </w:p>
        </w:tc>
      </w:tr>
      <w:tr w:rsidR="00FB692F" w:rsidRPr="00E17EAE" w14:paraId="0F40A83D" w14:textId="77777777" w:rsidTr="008A390F">
        <w:trPr>
          <w:tblCellSpacing w:w="15" w:type="dxa"/>
          <w:trPrChange w:id="19" w:author="Richard Chavez" w:date="2025-11-28T17:49:00Z">
            <w:trPr>
              <w:tblCellSpacing w:w="15" w:type="dxa"/>
            </w:trPr>
          </w:trPrChange>
        </w:trPr>
        <w:tc>
          <w:tcPr>
            <w:tcW w:w="0" w:type="auto"/>
            <w:tcBorders>
              <w:top w:val="single" w:sz="6" w:space="0" w:color="auto"/>
              <w:left w:val="single" w:sz="6" w:space="0" w:color="auto"/>
              <w:bottom w:val="single" w:sz="6" w:space="0" w:color="auto"/>
              <w:right w:val="single" w:sz="6" w:space="0" w:color="auto"/>
            </w:tcBorders>
            <w:vAlign w:val="center"/>
            <w:hideMark/>
            <w:tcPrChange w:id="20"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4B813C3B" w14:textId="4A8257C6" w:rsidR="00FB692F" w:rsidRPr="00E17EAE" w:rsidRDefault="00FB692F" w:rsidP="00FB692F">
            <w:pPr>
              <w:rPr>
                <w:rFonts w:cstheme="minorHAnsi"/>
              </w:rPr>
            </w:pPr>
            <w:r w:rsidRPr="00E17EAE">
              <w:rPr>
                <w:rFonts w:cstheme="minorHAnsi"/>
                <w:b/>
                <w:bCs/>
              </w:rPr>
              <w:t>Hipoglucemia</w:t>
            </w:r>
            <w:r w:rsidRPr="00E17EAE">
              <w:rPr>
                <w:rFonts w:cstheme="minorHAnsi"/>
              </w:rPr>
              <w:t xml:space="preserve"> (</w:t>
            </w:r>
            <w:r w:rsidRPr="00E17EAE">
              <w:rPr>
                <w:rStyle w:val="math-inline"/>
                <w:rFonts w:cstheme="minorHAnsi"/>
              </w:rPr>
              <w:t>GS &lt; 70</w:t>
            </w:r>
            <w:r w:rsidRPr="00E17EAE">
              <w:rPr>
                <w:rFonts w:cs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Change w:id="21"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37F08E22" w14:textId="1B080986" w:rsidR="00FB692F" w:rsidRPr="00E17EAE" w:rsidRDefault="00FB692F" w:rsidP="00FB692F">
            <w:pPr>
              <w:rPr>
                <w:rFonts w:cstheme="minorHAnsi"/>
              </w:rPr>
            </w:pPr>
            <w:r w:rsidRPr="00E17EAE">
              <w:rPr>
                <w:rStyle w:val="math-inline"/>
                <w:rFonts w:cstheme="minorHAnsi"/>
              </w:rPr>
              <w:t>-0.5</w:t>
            </w:r>
            <w:r w:rsidR="00F1089F">
              <w:rPr>
                <w:rStyle w:val="math-inline"/>
                <w:rFonts w:cstheme="minorHAnsi"/>
              </w:rPr>
              <w:t>*</w:t>
            </w:r>
            <w:r w:rsidRPr="00E17EAE">
              <w:rPr>
                <w:rStyle w:val="math-inline"/>
                <w:rFonts w:cstheme="minorHAnsi"/>
              </w:rPr>
              <w:t xml:space="preserve"> (70 - GS)</w:t>
            </w:r>
          </w:p>
        </w:tc>
        <w:tc>
          <w:tcPr>
            <w:tcW w:w="0" w:type="auto"/>
            <w:tcBorders>
              <w:top w:val="single" w:sz="6" w:space="0" w:color="auto"/>
              <w:left w:val="single" w:sz="6" w:space="0" w:color="auto"/>
              <w:bottom w:val="single" w:sz="6" w:space="0" w:color="auto"/>
              <w:right w:val="single" w:sz="6" w:space="0" w:color="auto"/>
            </w:tcBorders>
            <w:vAlign w:val="center"/>
            <w:hideMark/>
            <w:tcPrChange w:id="22"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22897B01" w14:textId="77777777" w:rsidR="00FB692F" w:rsidRPr="00E17EAE" w:rsidRDefault="00FB692F" w:rsidP="00FB692F">
            <w:pPr>
              <w:rPr>
                <w:rFonts w:cstheme="minorHAnsi"/>
              </w:rPr>
            </w:pPr>
            <w:r w:rsidRPr="00E17EAE">
              <w:rPr>
                <w:rFonts w:cstheme="minorHAnsi"/>
              </w:rPr>
              <w:t>Penalización creciente con la severidad.</w:t>
            </w:r>
          </w:p>
        </w:tc>
      </w:tr>
      <w:tr w:rsidR="00FB692F" w:rsidRPr="00E17EAE" w14:paraId="12B306D6" w14:textId="77777777" w:rsidTr="008A390F">
        <w:trPr>
          <w:tblCellSpacing w:w="15" w:type="dxa"/>
          <w:trPrChange w:id="23" w:author="Richard Chavez" w:date="2025-11-28T17:49:00Z">
            <w:trPr>
              <w:tblCellSpacing w:w="15" w:type="dxa"/>
            </w:trPr>
          </w:trPrChange>
        </w:trPr>
        <w:tc>
          <w:tcPr>
            <w:tcW w:w="0" w:type="auto"/>
            <w:tcBorders>
              <w:top w:val="single" w:sz="6" w:space="0" w:color="auto"/>
              <w:left w:val="single" w:sz="6" w:space="0" w:color="auto"/>
              <w:bottom w:val="single" w:sz="6" w:space="0" w:color="auto"/>
              <w:right w:val="single" w:sz="6" w:space="0" w:color="auto"/>
            </w:tcBorders>
            <w:vAlign w:val="center"/>
            <w:hideMark/>
            <w:tcPrChange w:id="24"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3E82DB97" w14:textId="7B59FB93" w:rsidR="00FB692F" w:rsidRPr="00E17EAE" w:rsidRDefault="00FB692F" w:rsidP="00FB692F">
            <w:pPr>
              <w:rPr>
                <w:rFonts w:cstheme="minorHAnsi"/>
              </w:rPr>
            </w:pPr>
            <w:r w:rsidRPr="00E17EAE">
              <w:rPr>
                <w:rFonts w:cstheme="minorHAnsi"/>
                <w:b/>
                <w:bCs/>
              </w:rPr>
              <w:t>Hipoglucemia Severa</w:t>
            </w:r>
            <w:r w:rsidRPr="00E17EAE">
              <w:rPr>
                <w:rFonts w:cstheme="minorHAnsi"/>
              </w:rPr>
              <w:t xml:space="preserve"> (</w:t>
            </w:r>
            <w:r w:rsidRPr="00E17EAE">
              <w:rPr>
                <w:rStyle w:val="math-inline"/>
                <w:rFonts w:cstheme="minorHAnsi"/>
              </w:rPr>
              <w:t>GS &lt; 50</w:t>
            </w:r>
            <w:r w:rsidRPr="00E17EAE">
              <w:rPr>
                <w:rFonts w:cs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Change w:id="25"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3D2F08DF" w14:textId="381BBBC7" w:rsidR="00FB692F" w:rsidRPr="00E17EAE" w:rsidRDefault="00FB692F" w:rsidP="00FB692F">
            <w:pPr>
              <w:rPr>
                <w:rFonts w:cstheme="minorHAnsi"/>
              </w:rPr>
            </w:pPr>
            <w:r w:rsidRPr="00E17EAE">
              <w:rPr>
                <w:rStyle w:val="math-inline"/>
                <w:rFonts w:cstheme="minorHAnsi"/>
              </w:rPr>
              <w:t>-50</w:t>
            </w:r>
          </w:p>
        </w:tc>
        <w:tc>
          <w:tcPr>
            <w:tcW w:w="0" w:type="auto"/>
            <w:tcBorders>
              <w:top w:val="single" w:sz="6" w:space="0" w:color="auto"/>
              <w:left w:val="single" w:sz="6" w:space="0" w:color="auto"/>
              <w:bottom w:val="single" w:sz="6" w:space="0" w:color="auto"/>
              <w:right w:val="single" w:sz="6" w:space="0" w:color="auto"/>
            </w:tcBorders>
            <w:vAlign w:val="center"/>
            <w:hideMark/>
            <w:tcPrChange w:id="26"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507424C2" w14:textId="77777777" w:rsidR="00FB692F" w:rsidRPr="00E17EAE" w:rsidRDefault="00FB692F" w:rsidP="00FB692F">
            <w:pPr>
              <w:rPr>
                <w:rFonts w:cstheme="minorHAnsi"/>
              </w:rPr>
            </w:pPr>
            <w:r w:rsidRPr="00E17EAE">
              <w:rPr>
                <w:rFonts w:cstheme="minorHAnsi"/>
              </w:rPr>
              <w:t xml:space="preserve">Penalización crítica que además </w:t>
            </w:r>
            <w:r w:rsidRPr="00E17EAE">
              <w:rPr>
                <w:rFonts w:cstheme="minorHAnsi"/>
                <w:b/>
                <w:bCs/>
              </w:rPr>
              <w:t>termina el episodio</w:t>
            </w:r>
            <w:r w:rsidRPr="00E17EAE">
              <w:rPr>
                <w:rFonts w:cstheme="minorHAnsi"/>
              </w:rPr>
              <w:t>.</w:t>
            </w:r>
          </w:p>
        </w:tc>
      </w:tr>
      <w:tr w:rsidR="00FB692F" w:rsidRPr="00E17EAE" w14:paraId="74E15900" w14:textId="77777777" w:rsidTr="008A390F">
        <w:trPr>
          <w:tblCellSpacing w:w="15" w:type="dxa"/>
          <w:trPrChange w:id="27" w:author="Richard Chavez" w:date="2025-11-28T17:49:00Z">
            <w:trPr>
              <w:tblCellSpacing w:w="15" w:type="dxa"/>
            </w:trPr>
          </w:trPrChange>
        </w:trPr>
        <w:tc>
          <w:tcPr>
            <w:tcW w:w="0" w:type="auto"/>
            <w:tcBorders>
              <w:top w:val="single" w:sz="6" w:space="0" w:color="auto"/>
              <w:left w:val="single" w:sz="6" w:space="0" w:color="auto"/>
              <w:bottom w:val="single" w:sz="6" w:space="0" w:color="auto"/>
              <w:right w:val="single" w:sz="6" w:space="0" w:color="auto"/>
            </w:tcBorders>
            <w:vAlign w:val="center"/>
            <w:hideMark/>
            <w:tcPrChange w:id="28"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791A09D8" w14:textId="77777777" w:rsidR="00FB692F" w:rsidRPr="00E17EAE" w:rsidRDefault="00FB692F" w:rsidP="00FB692F">
            <w:pPr>
              <w:rPr>
                <w:rFonts w:cstheme="minorHAnsi"/>
              </w:rPr>
            </w:pPr>
            <w:r w:rsidRPr="00E17EAE">
              <w:rPr>
                <w:rFonts w:cstheme="minorHAnsi"/>
                <w:b/>
                <w:bCs/>
              </w:rPr>
              <w:t>Hiperglucemia</w:t>
            </w:r>
            <w:r w:rsidRPr="00E17EAE">
              <w:rPr>
                <w:rFonts w:cstheme="minorHAnsi"/>
              </w:rPr>
              <w:t xml:space="preserve"> (</w:t>
            </w:r>
            <w:r w:rsidRPr="00E17EAE">
              <w:rPr>
                <w:rStyle w:val="math-inline"/>
                <w:rFonts w:cstheme="minorHAnsi"/>
              </w:rPr>
              <w:t>$\</w:t>
            </w:r>
            <w:proofErr w:type="spellStart"/>
            <w:proofErr w:type="gramStart"/>
            <w:r w:rsidRPr="00E17EAE">
              <w:rPr>
                <w:rStyle w:val="math-inline"/>
                <w:rFonts w:cstheme="minorHAnsi"/>
              </w:rPr>
              <w:t>text</w:t>
            </w:r>
            <w:proofErr w:type="spellEnd"/>
            <w:r w:rsidRPr="00E17EAE">
              <w:rPr>
                <w:rStyle w:val="math-inline"/>
                <w:rFonts w:cstheme="minorHAnsi"/>
              </w:rPr>
              <w:t>{</w:t>
            </w:r>
            <w:proofErr w:type="gramEnd"/>
            <w:r w:rsidRPr="00E17EAE">
              <w:rPr>
                <w:rStyle w:val="math-inline"/>
                <w:rFonts w:cstheme="minorHAnsi"/>
              </w:rPr>
              <w:t>GS} &gt; 180$</w:t>
            </w:r>
            <w:r w:rsidRPr="00E17EAE">
              <w:rPr>
                <w:rFonts w:cs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Change w:id="29"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76F895F5" w14:textId="7BF8CEFC" w:rsidR="00FB692F" w:rsidRPr="00E17EAE" w:rsidRDefault="00FB692F" w:rsidP="00FB692F">
            <w:pPr>
              <w:rPr>
                <w:rFonts w:cstheme="minorHAnsi"/>
              </w:rPr>
            </w:pPr>
            <w:r w:rsidRPr="00E17EAE">
              <w:rPr>
                <w:rStyle w:val="math-inline"/>
                <w:rFonts w:cstheme="minorHAnsi"/>
              </w:rPr>
              <w:t>-0.3</w:t>
            </w:r>
            <w:r w:rsidR="00F1089F">
              <w:rPr>
                <w:rStyle w:val="math-inline"/>
                <w:rFonts w:cstheme="minorHAnsi"/>
              </w:rPr>
              <w:t>*</w:t>
            </w:r>
            <w:r w:rsidRPr="00E17EAE">
              <w:rPr>
                <w:rStyle w:val="math-inline"/>
                <w:rFonts w:cstheme="minorHAnsi"/>
              </w:rPr>
              <w:t>(GS - 180)</w:t>
            </w:r>
          </w:p>
        </w:tc>
        <w:tc>
          <w:tcPr>
            <w:tcW w:w="0" w:type="auto"/>
            <w:tcBorders>
              <w:top w:val="single" w:sz="6" w:space="0" w:color="auto"/>
              <w:left w:val="single" w:sz="6" w:space="0" w:color="auto"/>
              <w:bottom w:val="single" w:sz="6" w:space="0" w:color="auto"/>
              <w:right w:val="single" w:sz="6" w:space="0" w:color="auto"/>
            </w:tcBorders>
            <w:vAlign w:val="center"/>
            <w:hideMark/>
            <w:tcPrChange w:id="30"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399DC6D3" w14:textId="77777777" w:rsidR="00FB692F" w:rsidRPr="00E17EAE" w:rsidRDefault="00FB692F" w:rsidP="00FB692F">
            <w:pPr>
              <w:rPr>
                <w:rFonts w:cstheme="minorHAnsi"/>
              </w:rPr>
            </w:pPr>
            <w:r w:rsidRPr="00E17EAE">
              <w:rPr>
                <w:rFonts w:cstheme="minorHAnsi"/>
              </w:rPr>
              <w:t>Penalización moderada por riesgo a largo plazo.</w:t>
            </w:r>
          </w:p>
        </w:tc>
      </w:tr>
      <w:tr w:rsidR="00FB692F" w:rsidRPr="00E17EAE" w14:paraId="4ECB12ED" w14:textId="77777777" w:rsidTr="008A390F">
        <w:trPr>
          <w:tblCellSpacing w:w="15" w:type="dxa"/>
          <w:trPrChange w:id="31" w:author="Richard Chavez" w:date="2025-11-28T17:49:00Z">
            <w:trPr>
              <w:tblCellSpacing w:w="15" w:type="dxa"/>
            </w:trPr>
          </w:trPrChange>
        </w:trPr>
        <w:tc>
          <w:tcPr>
            <w:tcW w:w="0" w:type="auto"/>
            <w:tcBorders>
              <w:top w:val="single" w:sz="6" w:space="0" w:color="auto"/>
              <w:left w:val="single" w:sz="6" w:space="0" w:color="auto"/>
              <w:bottom w:val="single" w:sz="6" w:space="0" w:color="auto"/>
              <w:right w:val="single" w:sz="6" w:space="0" w:color="auto"/>
            </w:tcBorders>
            <w:vAlign w:val="center"/>
            <w:hideMark/>
            <w:tcPrChange w:id="32"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042058BA" w14:textId="3E77C703" w:rsidR="00FB692F" w:rsidRPr="00E17EAE" w:rsidRDefault="00FB692F" w:rsidP="00FB692F">
            <w:pPr>
              <w:rPr>
                <w:rFonts w:cstheme="minorHAnsi"/>
              </w:rPr>
            </w:pPr>
            <w:r w:rsidRPr="00E17EAE">
              <w:rPr>
                <w:rFonts w:cstheme="minorHAnsi"/>
                <w:b/>
                <w:bCs/>
              </w:rPr>
              <w:lastRenderedPageBreak/>
              <w:t>Alta Variabilidad</w:t>
            </w:r>
            <w:r w:rsidRPr="00E17EAE">
              <w:rPr>
                <w:rFonts w:cstheme="minorHAnsi"/>
              </w:rPr>
              <w:t xml:space="preserve"> (cambio </w:t>
            </w:r>
            <w:r w:rsidRPr="00E17EAE">
              <w:rPr>
                <w:rStyle w:val="math-inline"/>
                <w:rFonts w:cstheme="minorHAnsi"/>
              </w:rPr>
              <w:t>&gt;30</w:t>
            </w:r>
            <w:r w:rsidRPr="00E17EAE">
              <w:rPr>
                <w:rFonts w:cs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Change w:id="33"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67F897A2" w14:textId="1DC07943" w:rsidR="00FB692F" w:rsidRPr="00E17EAE" w:rsidRDefault="00FB692F" w:rsidP="00FB692F">
            <w:pPr>
              <w:rPr>
                <w:rFonts w:cstheme="minorHAnsi"/>
              </w:rPr>
            </w:pPr>
            <w:r w:rsidRPr="00E17EAE">
              <w:rPr>
                <w:rStyle w:val="math-inline"/>
                <w:rFonts w:cstheme="minorHAnsi"/>
              </w:rPr>
              <w:t>-2</w:t>
            </w:r>
          </w:p>
        </w:tc>
        <w:tc>
          <w:tcPr>
            <w:tcW w:w="0" w:type="auto"/>
            <w:tcBorders>
              <w:top w:val="single" w:sz="6" w:space="0" w:color="auto"/>
              <w:left w:val="single" w:sz="6" w:space="0" w:color="auto"/>
              <w:bottom w:val="single" w:sz="6" w:space="0" w:color="auto"/>
              <w:right w:val="single" w:sz="6" w:space="0" w:color="auto"/>
            </w:tcBorders>
            <w:vAlign w:val="center"/>
            <w:hideMark/>
            <w:tcPrChange w:id="34"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46DE074E" w14:textId="77777777" w:rsidR="00FB692F" w:rsidRPr="00E17EAE" w:rsidRDefault="00FB692F" w:rsidP="00FB692F">
            <w:pPr>
              <w:rPr>
                <w:rFonts w:cstheme="minorHAnsi"/>
              </w:rPr>
            </w:pPr>
            <w:r w:rsidRPr="00E17EAE">
              <w:rPr>
                <w:rFonts w:cstheme="minorHAnsi"/>
              </w:rPr>
              <w:t>Penalización por inestabilidad.</w:t>
            </w:r>
          </w:p>
        </w:tc>
      </w:tr>
      <w:tr w:rsidR="00FB692F" w:rsidRPr="00E17EAE" w14:paraId="56EC765D" w14:textId="77777777" w:rsidTr="008A390F">
        <w:trPr>
          <w:tblCellSpacing w:w="15" w:type="dxa"/>
          <w:trPrChange w:id="35" w:author="Richard Chavez" w:date="2025-11-28T17:49:00Z">
            <w:trPr>
              <w:tblCellSpacing w:w="15" w:type="dxa"/>
            </w:trPr>
          </w:trPrChange>
        </w:trPr>
        <w:tc>
          <w:tcPr>
            <w:tcW w:w="0" w:type="auto"/>
            <w:tcBorders>
              <w:top w:val="single" w:sz="6" w:space="0" w:color="auto"/>
              <w:left w:val="single" w:sz="6" w:space="0" w:color="auto"/>
              <w:bottom w:val="single" w:sz="6" w:space="0" w:color="auto"/>
              <w:right w:val="single" w:sz="6" w:space="0" w:color="auto"/>
            </w:tcBorders>
            <w:vAlign w:val="center"/>
            <w:hideMark/>
            <w:tcPrChange w:id="36"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5FA1F4E6" w14:textId="77777777" w:rsidR="00FB692F" w:rsidRPr="00E17EAE" w:rsidRDefault="00FB692F" w:rsidP="00FB692F">
            <w:pPr>
              <w:rPr>
                <w:rFonts w:cstheme="minorHAnsi"/>
              </w:rPr>
            </w:pPr>
            <w:r w:rsidRPr="00E17EAE">
              <w:rPr>
                <w:rFonts w:cstheme="minorHAnsi"/>
                <w:b/>
                <w:bCs/>
              </w:rPr>
              <w:t>Eficiencia</w:t>
            </w:r>
            <w:r w:rsidRPr="00E17EAE">
              <w:rPr>
                <w:rFonts w:cstheme="minorHAnsi"/>
              </w:rPr>
              <w:t xml:space="preserve"> (En rango y dosis baja)</w:t>
            </w:r>
          </w:p>
        </w:tc>
        <w:tc>
          <w:tcPr>
            <w:tcW w:w="0" w:type="auto"/>
            <w:tcBorders>
              <w:top w:val="single" w:sz="6" w:space="0" w:color="auto"/>
              <w:left w:val="single" w:sz="6" w:space="0" w:color="auto"/>
              <w:bottom w:val="single" w:sz="6" w:space="0" w:color="auto"/>
              <w:right w:val="single" w:sz="6" w:space="0" w:color="auto"/>
            </w:tcBorders>
            <w:vAlign w:val="center"/>
            <w:hideMark/>
            <w:tcPrChange w:id="37"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633CFD7C" w14:textId="776F62A3" w:rsidR="00FB692F" w:rsidRPr="00E17EAE" w:rsidRDefault="00FB692F" w:rsidP="00FB692F">
            <w:pPr>
              <w:rPr>
                <w:rFonts w:cstheme="minorHAnsi"/>
              </w:rPr>
            </w:pPr>
            <w:r w:rsidRPr="00E17EAE">
              <w:rPr>
                <w:rStyle w:val="math-inline"/>
                <w:rFonts w:cstheme="minorHAnsi"/>
              </w:rPr>
              <w:t>+2</w:t>
            </w:r>
          </w:p>
        </w:tc>
        <w:tc>
          <w:tcPr>
            <w:tcW w:w="0" w:type="auto"/>
            <w:tcBorders>
              <w:top w:val="single" w:sz="6" w:space="0" w:color="auto"/>
              <w:left w:val="single" w:sz="6" w:space="0" w:color="auto"/>
              <w:bottom w:val="single" w:sz="6" w:space="0" w:color="auto"/>
              <w:right w:val="single" w:sz="6" w:space="0" w:color="auto"/>
            </w:tcBorders>
            <w:vAlign w:val="center"/>
            <w:hideMark/>
            <w:tcPrChange w:id="38" w:author="Richard Chavez" w:date="2025-11-28T17:49: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35D56766" w14:textId="77777777" w:rsidR="00FB692F" w:rsidRPr="00E17EAE" w:rsidRDefault="00FB692F" w:rsidP="00FB692F">
            <w:pPr>
              <w:rPr>
                <w:rFonts w:cstheme="minorHAnsi"/>
              </w:rPr>
            </w:pPr>
            <w:r w:rsidRPr="00E17EAE">
              <w:rPr>
                <w:rFonts w:cstheme="minorHAnsi"/>
              </w:rPr>
              <w:t xml:space="preserve">Bonificación por usar </w:t>
            </w:r>
            <w:r w:rsidRPr="00E17EAE">
              <w:rPr>
                <w:rStyle w:val="CdigoHTML"/>
                <w:rFonts w:asciiTheme="minorHAnsi" w:eastAsiaTheme="majorEastAsia" w:hAnsiTheme="minorHAnsi" w:cstheme="minorHAnsi"/>
                <w:sz w:val="22"/>
                <w:szCs w:val="22"/>
              </w:rPr>
              <w:t>MANTENER</w:t>
            </w:r>
            <w:r w:rsidRPr="00E17EAE">
              <w:rPr>
                <w:rFonts w:cstheme="minorHAnsi"/>
              </w:rPr>
              <w:t xml:space="preserve"> o </w:t>
            </w:r>
            <w:r w:rsidRPr="00E17EAE">
              <w:rPr>
                <w:rStyle w:val="CdigoHTML"/>
                <w:rFonts w:asciiTheme="minorHAnsi" w:eastAsiaTheme="majorEastAsia" w:hAnsiTheme="minorHAnsi" w:cstheme="minorHAnsi"/>
                <w:sz w:val="22"/>
                <w:szCs w:val="22"/>
              </w:rPr>
              <w:t>NO_INSULINA</w:t>
            </w:r>
            <w:r w:rsidRPr="00E17EAE">
              <w:rPr>
                <w:rFonts w:cstheme="minorHAnsi"/>
              </w:rPr>
              <w:t xml:space="preserve"> si la GS es estable.</w:t>
            </w:r>
          </w:p>
        </w:tc>
      </w:tr>
    </w:tbl>
    <w:p w14:paraId="5FD5DEA8" w14:textId="77777777" w:rsidR="00F1089F" w:rsidRDefault="00F1089F" w:rsidP="00FB692F">
      <w:pPr>
        <w:rPr>
          <w:rFonts w:cstheme="minorHAnsi"/>
        </w:rPr>
      </w:pPr>
    </w:p>
    <w:p w14:paraId="4885C479" w14:textId="6CDC7087" w:rsidR="00FB692F" w:rsidRPr="00F1089F" w:rsidRDefault="00FB692F" w:rsidP="00FB692F">
      <w:pPr>
        <w:rPr>
          <w:rFonts w:cstheme="minorHAnsi"/>
          <w:b/>
          <w:bCs/>
          <w:sz w:val="24"/>
          <w:szCs w:val="24"/>
        </w:rPr>
      </w:pPr>
      <w:r w:rsidRPr="00F1089F">
        <w:rPr>
          <w:rFonts w:cstheme="minorHAnsi"/>
          <w:b/>
          <w:bCs/>
          <w:sz w:val="24"/>
          <w:szCs w:val="24"/>
        </w:rPr>
        <w:t>3.3. Configuración del Agente Q-</w:t>
      </w:r>
      <w:proofErr w:type="spellStart"/>
      <w:r w:rsidRPr="00F1089F">
        <w:rPr>
          <w:rFonts w:cstheme="minorHAnsi"/>
          <w:b/>
          <w:bCs/>
          <w:sz w:val="24"/>
          <w:szCs w:val="24"/>
        </w:rPr>
        <w:t>Learning</w:t>
      </w:r>
      <w:proofErr w:type="spellEnd"/>
    </w:p>
    <w:p w14:paraId="4ECF2501" w14:textId="3DC3E1B8" w:rsidR="00FB692F" w:rsidRPr="00E17EAE" w:rsidRDefault="00FB692F" w:rsidP="00FB692F">
      <w:pPr>
        <w:rPr>
          <w:rFonts w:cstheme="minorHAnsi"/>
        </w:rPr>
      </w:pPr>
      <w:r w:rsidRPr="00E17EAE">
        <w:rPr>
          <w:rFonts w:cstheme="minorHAnsi"/>
        </w:rPr>
        <w:t xml:space="preserve">El agente utiliza el algoritmo </w:t>
      </w:r>
      <w:r w:rsidRPr="00E17EAE">
        <w:rPr>
          <w:rFonts w:cstheme="minorHAnsi"/>
          <w:b/>
          <w:bCs/>
        </w:rPr>
        <w:t>Q-</w:t>
      </w:r>
      <w:proofErr w:type="spellStart"/>
      <w:r w:rsidRPr="00E17EAE">
        <w:rPr>
          <w:rFonts w:cstheme="minorHAnsi"/>
          <w:b/>
          <w:bCs/>
        </w:rPr>
        <w:t>Learning</w:t>
      </w:r>
      <w:proofErr w:type="spellEnd"/>
      <w:r w:rsidRPr="00E17EAE">
        <w:rPr>
          <w:rFonts w:cstheme="minorHAnsi"/>
        </w:rPr>
        <w:t xml:space="preserve">, un método de diferencia temporal </w:t>
      </w:r>
      <w:r w:rsidRPr="00E17EAE">
        <w:rPr>
          <w:rFonts w:cstheme="minorHAnsi"/>
          <w:i/>
          <w:iCs/>
        </w:rPr>
        <w:t>off-</w:t>
      </w:r>
      <w:proofErr w:type="spellStart"/>
      <w:r w:rsidRPr="00E17EAE">
        <w:rPr>
          <w:rFonts w:cstheme="minorHAnsi"/>
          <w:i/>
          <w:iCs/>
        </w:rPr>
        <w:t>policy</w:t>
      </w:r>
      <w:proofErr w:type="spellEnd"/>
      <w:r w:rsidRPr="00E17EAE">
        <w:rPr>
          <w:rFonts w:cstheme="minorHAnsi"/>
        </w:rPr>
        <w:t xml:space="preserve"> que aprende la función de valor-acción </w:t>
      </w:r>
      <w:proofErr w:type="gramStart"/>
      <w:r w:rsidRPr="00E17EAE">
        <w:rPr>
          <w:rStyle w:val="math-inline"/>
          <w:rFonts w:cstheme="minorHAnsi"/>
        </w:rPr>
        <w:t>Q(</w:t>
      </w:r>
      <w:proofErr w:type="gramEnd"/>
      <w:r w:rsidRPr="00E17EAE">
        <w:rPr>
          <w:rStyle w:val="math-inline"/>
          <w:rFonts w:cstheme="minorHAnsi"/>
        </w:rPr>
        <w:t>s, a)</w:t>
      </w:r>
    </w:p>
    <w:p w14:paraId="7BCB8967" w14:textId="2009E158" w:rsidR="00FB692F" w:rsidRPr="00E17EAE" w:rsidRDefault="00FB692F" w:rsidP="00FB692F">
      <w:pPr>
        <w:rPr>
          <w:rFonts w:cstheme="minorHAnsi"/>
        </w:rPr>
      </w:pPr>
      <w:r w:rsidRPr="00E17EAE">
        <w:rPr>
          <w:rFonts w:cstheme="minorHAnsi"/>
          <w:b/>
          <w:bCs/>
        </w:rPr>
        <w:t>Política de Aprendizaje:</w:t>
      </w:r>
      <w:r w:rsidRPr="00E17EAE">
        <w:rPr>
          <w:rFonts w:cstheme="minorHAnsi"/>
        </w:rPr>
        <w:t xml:space="preserve"> El agente utiliza la estrategia </w:t>
      </w:r>
      <w:r w:rsidR="00F1089F" w:rsidRPr="00F1089F">
        <w:rPr>
          <w:rFonts w:cstheme="minorHAnsi"/>
          <w:b/>
          <w:bCs/>
        </w:rPr>
        <w:t>E</w:t>
      </w:r>
      <w:r w:rsidRPr="00E17EAE">
        <w:rPr>
          <w:rFonts w:cstheme="minorHAnsi"/>
          <w:b/>
          <w:bCs/>
        </w:rPr>
        <w:t>-</w:t>
      </w:r>
      <w:proofErr w:type="spellStart"/>
      <w:r w:rsidRPr="00E17EAE">
        <w:rPr>
          <w:rFonts w:cstheme="minorHAnsi"/>
          <w:b/>
          <w:bCs/>
        </w:rPr>
        <w:t>greedy</w:t>
      </w:r>
      <w:proofErr w:type="spellEnd"/>
      <w:r w:rsidRPr="00E17EAE">
        <w:rPr>
          <w:rFonts w:cstheme="minorHAnsi"/>
        </w:rPr>
        <w:t xml:space="preserve"> para equilibrar la exploración (probar acciones aleatorias) y la explotación (elegir la mejor acción conocida).</w:t>
      </w:r>
    </w:p>
    <w:p w14:paraId="57C76D76" w14:textId="083DACF4" w:rsidR="00FB692F" w:rsidRPr="00E17EAE" w:rsidRDefault="00FB692F" w:rsidP="00FB692F">
      <w:pPr>
        <w:rPr>
          <w:rFonts w:cstheme="minorHAnsi"/>
        </w:rPr>
      </w:pPr>
      <w:r w:rsidRPr="00E17EAE">
        <w:rPr>
          <w:rFonts w:cstheme="minorHAnsi"/>
        </w:rPr>
        <w:t xml:space="preserve">Regla de Actualización (Ecuación de </w:t>
      </w:r>
      <w:proofErr w:type="spellStart"/>
      <w:r w:rsidRPr="00E17EAE">
        <w:rPr>
          <w:rFonts w:cstheme="minorHAnsi"/>
        </w:rPr>
        <w:t>Bellman</w:t>
      </w:r>
      <w:proofErr w:type="spellEnd"/>
      <w:r w:rsidRPr="00E17EAE">
        <w:rPr>
          <w:rFonts w:cstheme="minorHAnsi"/>
        </w:rPr>
        <w:t>): En cada paso, el agente ajusta el valor Q de la acción tomada basándose en la recompensa recibida y el valor Q máximo del siguiente estado.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275"/>
        <w:gridCol w:w="5377"/>
      </w:tblGrid>
      <w:tr w:rsidR="00FB692F" w:rsidRPr="00E17EAE" w14:paraId="207E9FBC" w14:textId="77777777" w:rsidTr="00F108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BF22FC" w14:textId="77777777" w:rsidR="00FB692F" w:rsidRPr="00E17EAE" w:rsidRDefault="00FB692F" w:rsidP="00FB692F">
            <w:pPr>
              <w:rPr>
                <w:rFonts w:cstheme="minorHAnsi"/>
              </w:rPr>
            </w:pPr>
            <w:proofErr w:type="spellStart"/>
            <w:r w:rsidRPr="00E17EAE">
              <w:rPr>
                <w:rStyle w:val="Textoennegrita"/>
                <w:rFonts w:cstheme="minorHAnsi"/>
              </w:rPr>
              <w:t>Hiperparámetro</w:t>
            </w:r>
            <w:proofErr w:type="spellEnd"/>
          </w:p>
        </w:tc>
        <w:tc>
          <w:tcPr>
            <w:tcW w:w="1245" w:type="dxa"/>
            <w:tcBorders>
              <w:top w:val="single" w:sz="6" w:space="0" w:color="auto"/>
              <w:left w:val="single" w:sz="6" w:space="0" w:color="auto"/>
              <w:bottom w:val="single" w:sz="6" w:space="0" w:color="auto"/>
              <w:right w:val="single" w:sz="6" w:space="0" w:color="auto"/>
            </w:tcBorders>
            <w:vAlign w:val="center"/>
            <w:hideMark/>
          </w:tcPr>
          <w:p w14:paraId="77ADCC39" w14:textId="77777777" w:rsidR="00FB692F" w:rsidRPr="00E17EAE" w:rsidRDefault="00FB692F" w:rsidP="00FB692F">
            <w:pPr>
              <w:rPr>
                <w:rFonts w:cstheme="minorHAnsi"/>
              </w:rPr>
            </w:pPr>
            <w:r w:rsidRPr="00E17EAE">
              <w:rPr>
                <w:rStyle w:val="Textoennegrita"/>
                <w:rFonts w:cstheme="minorHAnsi"/>
              </w:rPr>
              <w:t>Valor</w:t>
            </w:r>
          </w:p>
        </w:tc>
        <w:tc>
          <w:tcPr>
            <w:tcW w:w="5332" w:type="dxa"/>
            <w:tcBorders>
              <w:top w:val="single" w:sz="6" w:space="0" w:color="auto"/>
              <w:left w:val="single" w:sz="6" w:space="0" w:color="auto"/>
              <w:bottom w:val="single" w:sz="6" w:space="0" w:color="auto"/>
              <w:right w:val="single" w:sz="6" w:space="0" w:color="auto"/>
            </w:tcBorders>
            <w:vAlign w:val="center"/>
            <w:hideMark/>
          </w:tcPr>
          <w:p w14:paraId="6180AD20" w14:textId="77777777" w:rsidR="00FB692F" w:rsidRPr="00E17EAE" w:rsidRDefault="00FB692F" w:rsidP="00FB692F">
            <w:pPr>
              <w:rPr>
                <w:rFonts w:cstheme="minorHAnsi"/>
              </w:rPr>
            </w:pPr>
            <w:r w:rsidRPr="00E17EAE">
              <w:rPr>
                <w:rStyle w:val="Textoennegrita"/>
                <w:rFonts w:cstheme="minorHAnsi"/>
              </w:rPr>
              <w:t>Descripción</w:t>
            </w:r>
          </w:p>
        </w:tc>
      </w:tr>
      <w:tr w:rsidR="00FB692F" w:rsidRPr="00E17EAE" w14:paraId="3DD0F6AF" w14:textId="77777777" w:rsidTr="00F10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C2B37C" w14:textId="2154669D" w:rsidR="00FB692F" w:rsidRPr="00E17EAE" w:rsidRDefault="00FB692F" w:rsidP="00FB692F">
            <w:pPr>
              <w:rPr>
                <w:rFonts w:cstheme="minorHAnsi"/>
              </w:rPr>
            </w:pPr>
            <w:r w:rsidRPr="00E17EAE">
              <w:rPr>
                <w:rFonts w:cstheme="minorHAnsi"/>
                <w:b/>
                <w:bCs/>
              </w:rPr>
              <w:t>Tasa de Aprendizaje</w:t>
            </w:r>
            <w:r w:rsidRPr="00E17EAE">
              <w:rPr>
                <w:rFonts w:cstheme="minorHAnsi"/>
              </w:rPr>
              <w:t xml:space="preserve">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C6C5AC3" w14:textId="60F1F711" w:rsidR="00FB692F" w:rsidRPr="00E17EAE" w:rsidRDefault="00FB692F" w:rsidP="00FB692F">
            <w:pPr>
              <w:rPr>
                <w:rFonts w:cstheme="minorHAnsi"/>
              </w:rPr>
            </w:pPr>
            <w:r w:rsidRPr="00E17EAE">
              <w:rPr>
                <w:rStyle w:val="math-inline"/>
                <w:rFonts w:cstheme="minorHAnsi"/>
              </w:rPr>
              <w:t>0.1</w:t>
            </w:r>
          </w:p>
        </w:tc>
        <w:tc>
          <w:tcPr>
            <w:tcW w:w="5332" w:type="dxa"/>
            <w:tcBorders>
              <w:top w:val="single" w:sz="6" w:space="0" w:color="auto"/>
              <w:left w:val="single" w:sz="6" w:space="0" w:color="auto"/>
              <w:bottom w:val="single" w:sz="6" w:space="0" w:color="auto"/>
              <w:right w:val="single" w:sz="6" w:space="0" w:color="auto"/>
            </w:tcBorders>
            <w:vAlign w:val="center"/>
            <w:hideMark/>
          </w:tcPr>
          <w:p w14:paraId="53E2C5F4" w14:textId="77777777" w:rsidR="00FB692F" w:rsidRPr="00E17EAE" w:rsidRDefault="00FB692F" w:rsidP="00FB692F">
            <w:pPr>
              <w:rPr>
                <w:rFonts w:cstheme="minorHAnsi"/>
              </w:rPr>
            </w:pPr>
            <w:r w:rsidRPr="00E17EAE">
              <w:rPr>
                <w:rFonts w:cstheme="minorHAnsi"/>
              </w:rPr>
              <w:t>Determina qué tanto se actualiza la tabla Q con nueva información.</w:t>
            </w:r>
          </w:p>
        </w:tc>
      </w:tr>
      <w:tr w:rsidR="00FB692F" w:rsidRPr="00E17EAE" w14:paraId="39CA4380" w14:textId="77777777" w:rsidTr="00F10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9477A3" w14:textId="3DF16403" w:rsidR="00FB692F" w:rsidRPr="00E17EAE" w:rsidRDefault="00FB692F" w:rsidP="00FB692F">
            <w:pPr>
              <w:rPr>
                <w:rFonts w:cstheme="minorHAnsi"/>
              </w:rPr>
            </w:pPr>
            <w:r w:rsidRPr="00E17EAE">
              <w:rPr>
                <w:rFonts w:cstheme="minorHAnsi"/>
                <w:b/>
                <w:bCs/>
              </w:rPr>
              <w:t>Factor de Descuento</w:t>
            </w:r>
            <w:r w:rsidRPr="00E17EAE">
              <w:rPr>
                <w:rFonts w:cstheme="minorHAnsi"/>
              </w:rPr>
              <w:t xml:space="preserve">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1EBE5673" w14:textId="77B0569C" w:rsidR="00FB692F" w:rsidRPr="00E17EAE" w:rsidRDefault="00FB692F" w:rsidP="00FB692F">
            <w:pPr>
              <w:rPr>
                <w:rFonts w:cstheme="minorHAnsi"/>
              </w:rPr>
            </w:pPr>
            <w:r w:rsidRPr="00E17EAE">
              <w:rPr>
                <w:rStyle w:val="math-inline"/>
                <w:rFonts w:cstheme="minorHAnsi"/>
              </w:rPr>
              <w:t>0.9</w:t>
            </w:r>
            <w:r w:rsidR="00F1089F">
              <w:rPr>
                <w:rStyle w:val="math-inline"/>
                <w:rFonts w:cstheme="minorHAnsi"/>
              </w:rPr>
              <w:t>5</w:t>
            </w:r>
          </w:p>
        </w:tc>
        <w:tc>
          <w:tcPr>
            <w:tcW w:w="5332" w:type="dxa"/>
            <w:tcBorders>
              <w:top w:val="single" w:sz="6" w:space="0" w:color="auto"/>
              <w:left w:val="single" w:sz="6" w:space="0" w:color="auto"/>
              <w:bottom w:val="single" w:sz="6" w:space="0" w:color="auto"/>
              <w:right w:val="single" w:sz="6" w:space="0" w:color="auto"/>
            </w:tcBorders>
            <w:vAlign w:val="center"/>
            <w:hideMark/>
          </w:tcPr>
          <w:p w14:paraId="07073007" w14:textId="77777777" w:rsidR="00FB692F" w:rsidRPr="00E17EAE" w:rsidRDefault="00FB692F" w:rsidP="00FB692F">
            <w:pPr>
              <w:rPr>
                <w:rFonts w:cstheme="minorHAnsi"/>
              </w:rPr>
            </w:pPr>
            <w:r w:rsidRPr="00E17EAE">
              <w:rPr>
                <w:rFonts w:cstheme="minorHAnsi"/>
              </w:rPr>
              <w:t>Prioriza las recompensas inmediatas sobre las recompensas futuras.</w:t>
            </w:r>
          </w:p>
        </w:tc>
      </w:tr>
      <w:tr w:rsidR="00FB692F" w:rsidRPr="00E17EAE" w14:paraId="5E3241B8" w14:textId="77777777" w:rsidTr="00F10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8C5FDE" w14:textId="5A7E009A" w:rsidR="00FB692F" w:rsidRPr="00E17EAE" w:rsidRDefault="00FB692F" w:rsidP="00FB692F">
            <w:pPr>
              <w:rPr>
                <w:rFonts w:cstheme="minorHAnsi"/>
              </w:rPr>
            </w:pPr>
            <w:r w:rsidRPr="00E17EAE">
              <w:rPr>
                <w:rFonts w:cstheme="minorHAnsi"/>
                <w:b/>
                <w:bCs/>
              </w:rPr>
              <w:t>Tasa de Exploración</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7467D5F" w14:textId="12BD265A" w:rsidR="00FB692F" w:rsidRPr="00E17EAE" w:rsidRDefault="00FB692F" w:rsidP="00FB692F">
            <w:pPr>
              <w:rPr>
                <w:rFonts w:cstheme="minorHAnsi"/>
              </w:rPr>
            </w:pPr>
            <w:proofErr w:type="gramStart"/>
            <w:r w:rsidRPr="00E17EAE">
              <w:rPr>
                <w:rStyle w:val="math-inline"/>
                <w:rFonts w:cstheme="minorHAnsi"/>
              </w:rPr>
              <w:t xml:space="preserve">1.0  </w:t>
            </w:r>
            <w:r w:rsidR="00F1089F">
              <w:rPr>
                <w:rStyle w:val="math-inline"/>
                <w:rFonts w:cstheme="minorHAnsi"/>
              </w:rPr>
              <w:t>-</w:t>
            </w:r>
            <w:proofErr w:type="gramEnd"/>
            <w:r w:rsidR="00F1089F">
              <w:rPr>
                <w:rStyle w:val="math-inline"/>
                <w:rFonts w:cstheme="minorHAnsi"/>
              </w:rPr>
              <w:t xml:space="preserve">&gt; </w:t>
            </w:r>
            <w:r w:rsidRPr="00E17EAE">
              <w:rPr>
                <w:rStyle w:val="math-inline"/>
                <w:rFonts w:cstheme="minorHAnsi"/>
              </w:rPr>
              <w:t>0.01</w:t>
            </w:r>
          </w:p>
        </w:tc>
        <w:tc>
          <w:tcPr>
            <w:tcW w:w="5332" w:type="dxa"/>
            <w:tcBorders>
              <w:top w:val="single" w:sz="6" w:space="0" w:color="auto"/>
              <w:left w:val="single" w:sz="6" w:space="0" w:color="auto"/>
              <w:bottom w:val="single" w:sz="6" w:space="0" w:color="auto"/>
              <w:right w:val="single" w:sz="6" w:space="0" w:color="auto"/>
            </w:tcBorders>
            <w:vAlign w:val="center"/>
            <w:hideMark/>
          </w:tcPr>
          <w:p w14:paraId="1644886C" w14:textId="77777777" w:rsidR="00FB692F" w:rsidRPr="00E17EAE" w:rsidRDefault="00FB692F" w:rsidP="00FB692F">
            <w:pPr>
              <w:rPr>
                <w:rFonts w:cstheme="minorHAnsi"/>
              </w:rPr>
            </w:pPr>
            <w:r w:rsidRPr="00E17EAE">
              <w:rPr>
                <w:rFonts w:cstheme="minorHAnsi"/>
              </w:rPr>
              <w:t>Permite la exploración inicial y se reduce para forzar la explotación de la política aprendida.</w:t>
            </w:r>
          </w:p>
        </w:tc>
      </w:tr>
    </w:tbl>
    <w:p w14:paraId="493EA561" w14:textId="77777777" w:rsidR="00E17EAE" w:rsidRDefault="00E17EAE" w:rsidP="00E17EAE">
      <w:pPr>
        <w:rPr>
          <w:b/>
          <w:bCs/>
          <w:sz w:val="28"/>
          <w:szCs w:val="28"/>
        </w:rPr>
      </w:pPr>
    </w:p>
    <w:p w14:paraId="2EE72D35" w14:textId="5FC40B4F" w:rsidR="00E17EAE" w:rsidRPr="00E17EAE" w:rsidRDefault="00E17EAE" w:rsidP="00E17EAE">
      <w:pPr>
        <w:rPr>
          <w:b/>
          <w:bCs/>
          <w:sz w:val="28"/>
          <w:szCs w:val="28"/>
        </w:rPr>
      </w:pPr>
      <w:r>
        <w:rPr>
          <w:b/>
          <w:bCs/>
          <w:sz w:val="28"/>
          <w:szCs w:val="28"/>
        </w:rPr>
        <w:t>3</w:t>
      </w:r>
      <w:r w:rsidRPr="00E17EAE">
        <w:rPr>
          <w:b/>
          <w:bCs/>
          <w:sz w:val="28"/>
          <w:szCs w:val="28"/>
        </w:rPr>
        <w:t xml:space="preserve">. Explicación del Código (Implementación) </w:t>
      </w:r>
    </w:p>
    <w:p w14:paraId="75BE2789" w14:textId="77777777" w:rsidR="00E17EAE" w:rsidRPr="00E17EAE" w:rsidRDefault="00E17EAE" w:rsidP="00E17EAE">
      <w:r w:rsidRPr="00E17EAE">
        <w:t xml:space="preserve">Esta sección detalla cómo los principios del Aprendizaje por Refuerzo (RL) y el modelo fisiológico del paciente fueron codificados en las clases principales del </w:t>
      </w:r>
      <w:r w:rsidRPr="00E17EAE">
        <w:rPr>
          <w:i/>
          <w:iCs/>
        </w:rPr>
        <w:t>script</w:t>
      </w:r>
      <w:r w:rsidRPr="00E17EAE">
        <w:t xml:space="preserve"> de Python.</w:t>
      </w:r>
    </w:p>
    <w:p w14:paraId="1AFFB872" w14:textId="428F4CEA" w:rsidR="00E17EAE" w:rsidRPr="00E17EAE" w:rsidRDefault="00E17EAE" w:rsidP="00E17EAE">
      <w:pPr>
        <w:rPr>
          <w:b/>
          <w:bCs/>
          <w:sz w:val="24"/>
          <w:szCs w:val="24"/>
        </w:rPr>
      </w:pPr>
      <w:r>
        <w:rPr>
          <w:b/>
          <w:bCs/>
          <w:sz w:val="24"/>
          <w:szCs w:val="24"/>
        </w:rPr>
        <w:t>3</w:t>
      </w:r>
      <w:r w:rsidRPr="00E17EAE">
        <w:rPr>
          <w:b/>
          <w:bCs/>
          <w:sz w:val="24"/>
          <w:szCs w:val="24"/>
        </w:rPr>
        <w:t xml:space="preserve">.1. Clase </w:t>
      </w:r>
      <w:proofErr w:type="spellStart"/>
      <w:r w:rsidRPr="00E17EAE">
        <w:rPr>
          <w:rStyle w:val="CdigoHTML"/>
          <w:rFonts w:asciiTheme="minorHAnsi" w:eastAsiaTheme="majorEastAsia" w:hAnsiTheme="minorHAnsi" w:cstheme="minorHAnsi"/>
          <w:b/>
          <w:bCs/>
          <w:sz w:val="24"/>
          <w:szCs w:val="24"/>
        </w:rPr>
        <w:t>EntornoPaciente</w:t>
      </w:r>
      <w:proofErr w:type="spellEnd"/>
      <w:r w:rsidRPr="00E17EAE">
        <w:rPr>
          <w:b/>
          <w:bCs/>
          <w:sz w:val="24"/>
          <w:szCs w:val="24"/>
        </w:rPr>
        <w:t xml:space="preserve"> (El Simulador)</w:t>
      </w:r>
    </w:p>
    <w:p w14:paraId="5F53A2B0" w14:textId="77777777" w:rsidR="00E17EAE" w:rsidRPr="00F1089F" w:rsidRDefault="00E17EAE" w:rsidP="00E17EAE">
      <w:r w:rsidRPr="00F1089F">
        <w:t>Esta clase implementa el simulador de la glucosa, definiendo el Espacio de Estado, el Espacio de Acción y la Función de Recompensa.</w:t>
      </w:r>
    </w:p>
    <w:p w14:paraId="26951966" w14:textId="77777777" w:rsidR="00E17EAE" w:rsidRPr="00F1089F" w:rsidRDefault="00E17EAE" w:rsidP="00E17EAE">
      <w:r w:rsidRPr="00F1089F">
        <w:t>Variables de Estado:</w:t>
      </w:r>
    </w:p>
    <w:p w14:paraId="40FC2144" w14:textId="77777777" w:rsidR="00E17EAE" w:rsidRPr="00E17EAE" w:rsidRDefault="00E17EAE" w:rsidP="00E17EAE">
      <w:r w:rsidRPr="00E17EAE">
        <w:rPr>
          <w:b/>
          <w:bCs/>
        </w:rPr>
        <w:t>Glucosa:</w:t>
      </w:r>
      <w:r w:rsidRPr="00E17EAE">
        <w:t xml:space="preserve"> Se maneja internamente como un valor flotante (</w:t>
      </w:r>
      <w:proofErr w:type="spellStart"/>
      <w:proofErr w:type="gramStart"/>
      <w:r w:rsidRPr="00E17EAE">
        <w:rPr>
          <w:rStyle w:val="CdigoHTML"/>
          <w:rFonts w:asciiTheme="minorHAnsi" w:eastAsiaTheme="majorEastAsia" w:hAnsiTheme="minorHAnsi" w:cstheme="minorHAnsi"/>
          <w:sz w:val="22"/>
          <w:szCs w:val="22"/>
        </w:rPr>
        <w:t>self.glucosa</w:t>
      </w:r>
      <w:proofErr w:type="gramEnd"/>
      <w:r w:rsidRPr="00E17EAE">
        <w:rPr>
          <w:rStyle w:val="CdigoHTML"/>
          <w:rFonts w:asciiTheme="minorHAnsi" w:eastAsiaTheme="majorEastAsia" w:hAnsiTheme="minorHAnsi" w:cstheme="minorHAnsi"/>
          <w:sz w:val="22"/>
          <w:szCs w:val="22"/>
        </w:rPr>
        <w:t>_actual</w:t>
      </w:r>
      <w:proofErr w:type="spellEnd"/>
      <w:r w:rsidRPr="00E17EAE">
        <w:t>) que simula la concentración real.</w:t>
      </w:r>
    </w:p>
    <w:p w14:paraId="239504EC" w14:textId="77777777" w:rsidR="00E17EAE" w:rsidRPr="00E17EAE" w:rsidRDefault="00E17EAE" w:rsidP="00E17EAE">
      <w:r w:rsidRPr="00E17EAE">
        <w:rPr>
          <w:b/>
          <w:bCs/>
        </w:rPr>
        <w:t>Tiempo y Comida:</w:t>
      </w:r>
      <w:r w:rsidRPr="00E17EAE">
        <w:t xml:space="preserve"> Variables que introducen el contexto temporal y la perturbación por ingesta.</w:t>
      </w:r>
    </w:p>
    <w:p w14:paraId="26EA95B2" w14:textId="77777777" w:rsidR="00E17EAE" w:rsidRPr="00E17EAE" w:rsidRDefault="00E17EAE" w:rsidP="00E17EAE">
      <w:r w:rsidRPr="00E17EAE">
        <w:rPr>
          <w:rStyle w:val="CdigoHTML"/>
          <w:rFonts w:asciiTheme="minorHAnsi" w:eastAsiaTheme="majorEastAsia" w:hAnsiTheme="minorHAnsi" w:cstheme="minorHAnsi"/>
          <w:b/>
          <w:bCs/>
          <w:sz w:val="22"/>
          <w:szCs w:val="22"/>
        </w:rPr>
        <w:t>_</w:t>
      </w:r>
      <w:proofErr w:type="spellStart"/>
      <w:r w:rsidRPr="00E17EAE">
        <w:rPr>
          <w:rStyle w:val="CdigoHTML"/>
          <w:rFonts w:asciiTheme="minorHAnsi" w:eastAsiaTheme="majorEastAsia" w:hAnsiTheme="minorHAnsi" w:cstheme="minorHAnsi"/>
          <w:b/>
          <w:bCs/>
          <w:sz w:val="22"/>
          <w:szCs w:val="22"/>
        </w:rPr>
        <w:t>obtener_</w:t>
      </w:r>
      <w:proofErr w:type="gramStart"/>
      <w:r w:rsidRPr="00E17EAE">
        <w:rPr>
          <w:rStyle w:val="CdigoHTML"/>
          <w:rFonts w:asciiTheme="minorHAnsi" w:eastAsiaTheme="majorEastAsia" w:hAnsiTheme="minorHAnsi" w:cstheme="minorHAnsi"/>
          <w:b/>
          <w:bCs/>
          <w:sz w:val="22"/>
          <w:szCs w:val="22"/>
        </w:rPr>
        <w:t>estado</w:t>
      </w:r>
      <w:proofErr w:type="spellEnd"/>
      <w:r w:rsidRPr="00E17EAE">
        <w:rPr>
          <w:rStyle w:val="CdigoHTML"/>
          <w:rFonts w:asciiTheme="minorHAnsi" w:eastAsiaTheme="majorEastAsia" w:hAnsiTheme="minorHAnsi" w:cstheme="minorHAnsi"/>
          <w:b/>
          <w:bCs/>
          <w:sz w:val="22"/>
          <w:szCs w:val="22"/>
        </w:rPr>
        <w:t>(</w:t>
      </w:r>
      <w:proofErr w:type="gramEnd"/>
      <w:r w:rsidRPr="00E17EAE">
        <w:rPr>
          <w:rStyle w:val="CdigoHTML"/>
          <w:rFonts w:asciiTheme="minorHAnsi" w:eastAsiaTheme="majorEastAsia" w:hAnsiTheme="minorHAnsi" w:cstheme="minorHAnsi"/>
          <w:b/>
          <w:bCs/>
          <w:sz w:val="22"/>
          <w:szCs w:val="22"/>
        </w:rPr>
        <w:t>)</w:t>
      </w:r>
      <w:r w:rsidRPr="00E17EAE">
        <w:rPr>
          <w:b/>
          <w:bCs/>
        </w:rPr>
        <w:t>:</w:t>
      </w:r>
      <w:r w:rsidRPr="00E17EAE">
        <w:t xml:space="preserve"> Esta función es crítica, ya que traduce el estado continuo interno a un </w:t>
      </w:r>
      <w:r w:rsidRPr="00E17EAE">
        <w:rPr>
          <w:b/>
          <w:bCs/>
        </w:rPr>
        <w:t>estado discretizado</w:t>
      </w:r>
      <w:r w:rsidRPr="00E17EAE">
        <w:t xml:space="preserve"> de bajo dimensionalidad (una tupla como </w:t>
      </w:r>
      <w:r w:rsidRPr="00E17EAE">
        <w:rPr>
          <w:rStyle w:val="CdigoHTML"/>
          <w:rFonts w:asciiTheme="minorHAnsi" w:eastAsiaTheme="majorEastAsia" w:hAnsiTheme="minorHAnsi" w:cstheme="minorHAnsi"/>
          <w:sz w:val="22"/>
          <w:szCs w:val="22"/>
        </w:rPr>
        <w:t>(</w:t>
      </w:r>
      <w:proofErr w:type="spellStart"/>
      <w:r w:rsidRPr="00E17EAE">
        <w:rPr>
          <w:rStyle w:val="CdigoHTML"/>
          <w:rFonts w:asciiTheme="minorHAnsi" w:eastAsiaTheme="majorEastAsia" w:hAnsiTheme="minorHAnsi" w:cstheme="minorHAnsi"/>
          <w:sz w:val="22"/>
          <w:szCs w:val="22"/>
        </w:rPr>
        <w:t>glucosa_nivel</w:t>
      </w:r>
      <w:proofErr w:type="spellEnd"/>
      <w:r w:rsidRPr="00E17EAE">
        <w:rPr>
          <w:rStyle w:val="CdigoHTML"/>
          <w:rFonts w:asciiTheme="minorHAnsi" w:eastAsiaTheme="majorEastAsia" w:hAnsiTheme="minorHAnsi" w:cstheme="minorHAnsi"/>
          <w:sz w:val="22"/>
          <w:szCs w:val="22"/>
        </w:rPr>
        <w:t>, periodo, comida)</w:t>
      </w:r>
      <w:r w:rsidRPr="00E17EAE">
        <w:t>) que el agente Q-</w:t>
      </w:r>
      <w:proofErr w:type="spellStart"/>
      <w:r w:rsidRPr="00E17EAE">
        <w:t>Learning</w:t>
      </w:r>
      <w:proofErr w:type="spellEnd"/>
      <w:r w:rsidRPr="00E17EAE">
        <w:t xml:space="preserve"> puede utilizar para indexar su tabla.</w:t>
      </w:r>
    </w:p>
    <w:p w14:paraId="107D9DD7" w14:textId="77777777" w:rsidR="00E17EAE" w:rsidRPr="00E17EAE" w:rsidRDefault="00E17EAE" w:rsidP="00E17EAE">
      <w:r w:rsidRPr="00E17EAE">
        <w:rPr>
          <w:rStyle w:val="CdigoHTML"/>
          <w:rFonts w:asciiTheme="minorHAnsi" w:eastAsiaTheme="majorEastAsia" w:hAnsiTheme="minorHAnsi" w:cstheme="minorHAnsi"/>
          <w:b/>
          <w:bCs/>
          <w:sz w:val="22"/>
          <w:szCs w:val="22"/>
        </w:rPr>
        <w:t>paso(</w:t>
      </w:r>
      <w:proofErr w:type="spellStart"/>
      <w:r w:rsidRPr="00E17EAE">
        <w:rPr>
          <w:rStyle w:val="CdigoHTML"/>
          <w:rFonts w:asciiTheme="minorHAnsi" w:eastAsiaTheme="majorEastAsia" w:hAnsiTheme="minorHAnsi" w:cstheme="minorHAnsi"/>
          <w:b/>
          <w:bCs/>
          <w:sz w:val="22"/>
          <w:szCs w:val="22"/>
        </w:rPr>
        <w:t>accion_nombre</w:t>
      </w:r>
      <w:proofErr w:type="spellEnd"/>
      <w:r w:rsidRPr="00E17EAE">
        <w:rPr>
          <w:rStyle w:val="CdigoHTML"/>
          <w:rFonts w:asciiTheme="minorHAnsi" w:eastAsiaTheme="majorEastAsia" w:hAnsiTheme="minorHAnsi" w:cstheme="minorHAnsi"/>
          <w:b/>
          <w:bCs/>
          <w:sz w:val="22"/>
          <w:szCs w:val="22"/>
        </w:rPr>
        <w:t>)</w:t>
      </w:r>
      <w:r w:rsidRPr="00E17EAE">
        <w:rPr>
          <w:b/>
          <w:bCs/>
        </w:rPr>
        <w:t>:</w:t>
      </w:r>
      <w:r w:rsidRPr="00E17EAE">
        <w:t xml:space="preserve"> Ejecuta el ciclo de vida del entorno por una unidad de tiempo:</w:t>
      </w:r>
    </w:p>
    <w:p w14:paraId="3E1D0238" w14:textId="77777777" w:rsidR="00E17EAE" w:rsidRPr="00E17EAE" w:rsidRDefault="00E17EAE" w:rsidP="00E17EAE">
      <w:r w:rsidRPr="00E17EAE">
        <w:lastRenderedPageBreak/>
        <w:t xml:space="preserve">Calcula la </w:t>
      </w:r>
      <w:r w:rsidRPr="00E17EAE">
        <w:rPr>
          <w:b/>
          <w:bCs/>
        </w:rPr>
        <w:t>Dosis Aplicada</w:t>
      </w:r>
      <w:r w:rsidRPr="00E17EAE">
        <w:t xml:space="preserve"> multiplicando la </w:t>
      </w:r>
      <w:proofErr w:type="spellStart"/>
      <w:r w:rsidRPr="00E17EAE">
        <w:rPr>
          <w:rStyle w:val="CdigoHTML"/>
          <w:rFonts w:asciiTheme="minorHAnsi" w:eastAsiaTheme="majorEastAsia" w:hAnsiTheme="minorHAnsi" w:cstheme="minorHAnsi"/>
          <w:sz w:val="22"/>
          <w:szCs w:val="22"/>
        </w:rPr>
        <w:t>dosis_base</w:t>
      </w:r>
      <w:proofErr w:type="spellEnd"/>
      <w:r w:rsidRPr="00E17EAE">
        <w:t xml:space="preserve"> por el factor de la acción (</w:t>
      </w:r>
      <w:r w:rsidRPr="00E17EAE">
        <w:rPr>
          <w:rStyle w:val="CdigoHTML"/>
          <w:rFonts w:asciiTheme="minorHAnsi" w:eastAsiaTheme="majorEastAsia" w:hAnsiTheme="minorHAnsi" w:cstheme="minorHAnsi"/>
          <w:sz w:val="22"/>
          <w:szCs w:val="22"/>
        </w:rPr>
        <w:t>1.5</w:t>
      </w:r>
      <w:r w:rsidRPr="00E17EAE">
        <w:t xml:space="preserve">, </w:t>
      </w:r>
      <w:r w:rsidRPr="00E17EAE">
        <w:rPr>
          <w:rStyle w:val="CdigoHTML"/>
          <w:rFonts w:asciiTheme="minorHAnsi" w:eastAsiaTheme="majorEastAsia" w:hAnsiTheme="minorHAnsi" w:cstheme="minorHAnsi"/>
          <w:sz w:val="22"/>
          <w:szCs w:val="22"/>
        </w:rPr>
        <w:t>1.0</w:t>
      </w:r>
      <w:r w:rsidRPr="00E17EAE">
        <w:t xml:space="preserve">, </w:t>
      </w:r>
      <w:r w:rsidRPr="00E17EAE">
        <w:rPr>
          <w:rStyle w:val="CdigoHTML"/>
          <w:rFonts w:asciiTheme="minorHAnsi" w:eastAsiaTheme="majorEastAsia" w:hAnsiTheme="minorHAnsi" w:cstheme="minorHAnsi"/>
          <w:sz w:val="22"/>
          <w:szCs w:val="22"/>
        </w:rPr>
        <w:t>0.5</w:t>
      </w:r>
      <w:r w:rsidRPr="00E17EAE">
        <w:t xml:space="preserve">, o </w:t>
      </w:r>
      <w:r w:rsidRPr="00E17EAE">
        <w:rPr>
          <w:rStyle w:val="CdigoHTML"/>
          <w:rFonts w:asciiTheme="minorHAnsi" w:eastAsiaTheme="majorEastAsia" w:hAnsiTheme="minorHAnsi" w:cstheme="minorHAnsi"/>
          <w:sz w:val="22"/>
          <w:szCs w:val="22"/>
        </w:rPr>
        <w:t>0.0</w:t>
      </w:r>
      <w:r w:rsidRPr="00E17EAE">
        <w:t>).</w:t>
      </w:r>
    </w:p>
    <w:p w14:paraId="79EAF243" w14:textId="77777777" w:rsidR="00E17EAE" w:rsidRPr="00E17EAE" w:rsidRDefault="00E17EAE" w:rsidP="00E17EAE">
      <w:r w:rsidRPr="00E17EAE">
        <w:t xml:space="preserve">Actualiza la </w:t>
      </w:r>
      <w:r w:rsidRPr="00E17EAE">
        <w:rPr>
          <w:b/>
          <w:bCs/>
        </w:rPr>
        <w:t>Glucosa</w:t>
      </w:r>
      <w:r w:rsidRPr="00E17EAE">
        <w:t xml:space="preserve"> restando el efecto de la insulina activa y sumando la producción hepática y el efecto de la comida.</w:t>
      </w:r>
    </w:p>
    <w:p w14:paraId="455CDEF6" w14:textId="7D74FB3F" w:rsidR="00E17EAE" w:rsidRPr="00E17EAE" w:rsidRDefault="00E17EAE" w:rsidP="00E17EAE">
      <w:r w:rsidRPr="00E17EAE">
        <w:t xml:space="preserve">Aplica el </w:t>
      </w:r>
      <w:r w:rsidRPr="00E17EAE">
        <w:rPr>
          <w:b/>
          <w:bCs/>
        </w:rPr>
        <w:t>Decaimiento de Insulina</w:t>
      </w:r>
      <w:r w:rsidRPr="00E17EAE">
        <w:t xml:space="preserve"> (</w:t>
      </w:r>
      <w:proofErr w:type="spellStart"/>
      <w:proofErr w:type="gramStart"/>
      <w:r w:rsidRPr="00E17EAE">
        <w:rPr>
          <w:rStyle w:val="CdigoHTML"/>
          <w:rFonts w:asciiTheme="minorHAnsi" w:eastAsiaTheme="majorEastAsia" w:hAnsiTheme="minorHAnsi" w:cstheme="minorHAnsi"/>
          <w:sz w:val="22"/>
          <w:szCs w:val="22"/>
        </w:rPr>
        <w:t>self.insulina</w:t>
      </w:r>
      <w:proofErr w:type="gramEnd"/>
      <w:r w:rsidRPr="00E17EAE">
        <w:rPr>
          <w:rStyle w:val="CdigoHTML"/>
          <w:rFonts w:asciiTheme="minorHAnsi" w:eastAsiaTheme="majorEastAsia" w:hAnsiTheme="minorHAnsi" w:cstheme="minorHAnsi"/>
          <w:sz w:val="22"/>
          <w:szCs w:val="22"/>
        </w:rPr>
        <w:t>_activa</w:t>
      </w:r>
      <w:proofErr w:type="spellEnd"/>
      <w:r w:rsidRPr="00E17EAE">
        <w:rPr>
          <w:rStyle w:val="CdigoHTML"/>
          <w:rFonts w:asciiTheme="minorHAnsi" w:eastAsiaTheme="majorEastAsia" w:hAnsiTheme="minorHAnsi" w:cstheme="minorHAnsi"/>
          <w:sz w:val="22"/>
          <w:szCs w:val="22"/>
        </w:rPr>
        <w:t xml:space="preserve"> *= (0.5 **(1/</w:t>
      </w:r>
      <w:proofErr w:type="spellStart"/>
      <w:r w:rsidRPr="00E17EAE">
        <w:rPr>
          <w:rStyle w:val="CdigoHTML"/>
          <w:rFonts w:asciiTheme="minorHAnsi" w:eastAsiaTheme="majorEastAsia" w:hAnsiTheme="minorHAnsi" w:cstheme="minorHAnsi"/>
          <w:sz w:val="22"/>
          <w:szCs w:val="22"/>
        </w:rPr>
        <w:t>self.vida_media_insulina</w:t>
      </w:r>
      <w:proofErr w:type="spellEnd"/>
      <w:r w:rsidRPr="00E17EAE">
        <w:rPr>
          <w:rStyle w:val="CdigoHTML"/>
          <w:rFonts w:asciiTheme="minorHAnsi" w:eastAsiaTheme="majorEastAsia" w:hAnsiTheme="minorHAnsi" w:cstheme="minorHAnsi"/>
          <w:sz w:val="22"/>
          <w:szCs w:val="22"/>
        </w:rPr>
        <w:t>))</w:t>
      </w:r>
      <w:r w:rsidRPr="00E17EAE">
        <w:t>).</w:t>
      </w:r>
    </w:p>
    <w:p w14:paraId="16E26F7E" w14:textId="687077C2" w:rsidR="00E17EAE" w:rsidRPr="00E17EAE" w:rsidRDefault="00E17EAE" w:rsidP="00E17EAE">
      <w:r w:rsidRPr="00E17EAE">
        <w:t xml:space="preserve">Llama a </w:t>
      </w:r>
      <w:r w:rsidRPr="00F1089F">
        <w:rPr>
          <w:rStyle w:val="CdigoHTML"/>
          <w:rFonts w:asciiTheme="minorHAnsi" w:eastAsiaTheme="majorEastAsia" w:hAnsiTheme="minorHAnsi" w:cstheme="minorHAnsi"/>
          <w:b/>
          <w:bCs/>
          <w:sz w:val="22"/>
          <w:szCs w:val="22"/>
        </w:rPr>
        <w:t>_</w:t>
      </w:r>
      <w:proofErr w:type="spellStart"/>
      <w:r w:rsidRPr="00F1089F">
        <w:rPr>
          <w:rStyle w:val="CdigoHTML"/>
          <w:rFonts w:asciiTheme="minorHAnsi" w:eastAsiaTheme="majorEastAsia" w:hAnsiTheme="minorHAnsi" w:cstheme="minorHAnsi"/>
          <w:b/>
          <w:bCs/>
          <w:sz w:val="22"/>
          <w:szCs w:val="22"/>
        </w:rPr>
        <w:t>calcular_recompensa</w:t>
      </w:r>
      <w:proofErr w:type="spellEnd"/>
      <w:r w:rsidRPr="00E17EAE">
        <w:t xml:space="preserve"> para obtener el </w:t>
      </w:r>
      <w:proofErr w:type="spellStart"/>
      <w:r w:rsidRPr="00E17EAE">
        <w:rPr>
          <w:i/>
          <w:iCs/>
        </w:rPr>
        <w:t>feedback</w:t>
      </w:r>
      <w:proofErr w:type="spellEnd"/>
      <w:r w:rsidRPr="00E17EAE">
        <w:t xml:space="preserve"> y determinar si el episodio ha </w:t>
      </w:r>
      <w:r w:rsidRPr="00E17EAE">
        <w:rPr>
          <w:b/>
          <w:bCs/>
        </w:rPr>
        <w:t>terminado</w:t>
      </w:r>
      <w:r w:rsidRPr="00E17EAE">
        <w:t xml:space="preserve"> (por hipoglucemia severa, </w:t>
      </w:r>
      <w:r w:rsidRPr="00E17EAE">
        <w:rPr>
          <w:rStyle w:val="math-inline"/>
          <w:rFonts w:cstheme="minorHAnsi"/>
        </w:rPr>
        <w:t>&lt;50</w:t>
      </w:r>
      <w:r w:rsidRPr="00E17EAE">
        <w:t xml:space="preserve"> mg/</w:t>
      </w:r>
      <w:proofErr w:type="spellStart"/>
      <w:r w:rsidRPr="00E17EAE">
        <w:t>dL</w:t>
      </w:r>
      <w:proofErr w:type="spellEnd"/>
      <w:r w:rsidRPr="00E17EAE">
        <w:t>).</w:t>
      </w:r>
    </w:p>
    <w:p w14:paraId="07DBEC60" w14:textId="57272493" w:rsidR="00E17EAE" w:rsidRPr="00E17EAE" w:rsidRDefault="00E17EAE" w:rsidP="00E17EAE">
      <w:pPr>
        <w:rPr>
          <w:b/>
          <w:bCs/>
          <w:sz w:val="24"/>
          <w:szCs w:val="24"/>
        </w:rPr>
      </w:pPr>
      <w:r>
        <w:rPr>
          <w:b/>
          <w:bCs/>
          <w:sz w:val="24"/>
          <w:szCs w:val="24"/>
        </w:rPr>
        <w:t>3</w:t>
      </w:r>
      <w:r w:rsidRPr="00E17EAE">
        <w:rPr>
          <w:b/>
          <w:bCs/>
          <w:sz w:val="24"/>
          <w:szCs w:val="24"/>
        </w:rPr>
        <w:t xml:space="preserve">.2. Clase </w:t>
      </w:r>
      <w:proofErr w:type="spellStart"/>
      <w:r w:rsidRPr="00E17EAE">
        <w:rPr>
          <w:rStyle w:val="CdigoHTML"/>
          <w:rFonts w:asciiTheme="minorHAnsi" w:eastAsiaTheme="majorEastAsia" w:hAnsiTheme="minorHAnsi" w:cstheme="minorHAnsi"/>
          <w:b/>
          <w:bCs/>
          <w:sz w:val="24"/>
          <w:szCs w:val="24"/>
        </w:rPr>
        <w:t>AgenteQLearning</w:t>
      </w:r>
      <w:proofErr w:type="spellEnd"/>
      <w:r w:rsidRPr="00E17EAE">
        <w:rPr>
          <w:b/>
          <w:bCs/>
          <w:sz w:val="24"/>
          <w:szCs w:val="24"/>
        </w:rPr>
        <w:t xml:space="preserve"> (El Controlador)</w:t>
      </w:r>
    </w:p>
    <w:p w14:paraId="1B07C9D0" w14:textId="77777777" w:rsidR="00E17EAE" w:rsidRPr="004D149F" w:rsidRDefault="00E17EAE" w:rsidP="00E17EAE">
      <w:r w:rsidRPr="004D149F">
        <w:t>Esta clase contiene la lógica del algoritmo Q-</w:t>
      </w:r>
      <w:proofErr w:type="spellStart"/>
      <w:r w:rsidRPr="004D149F">
        <w:t>Learning</w:t>
      </w:r>
      <w:proofErr w:type="spellEnd"/>
      <w:r w:rsidRPr="004D149F">
        <w:t>.</w:t>
      </w:r>
    </w:p>
    <w:p w14:paraId="14D5E71D" w14:textId="06611F20" w:rsidR="00E17EAE" w:rsidRPr="004D149F" w:rsidRDefault="00E17EAE" w:rsidP="00E17EAE">
      <w:proofErr w:type="spellStart"/>
      <w:proofErr w:type="gramStart"/>
      <w:r w:rsidRPr="004D149F">
        <w:rPr>
          <w:rStyle w:val="CdigoHTML"/>
          <w:rFonts w:asciiTheme="minorHAnsi" w:eastAsiaTheme="majorEastAsia" w:hAnsiTheme="minorHAnsi" w:cstheme="minorHAnsi"/>
          <w:sz w:val="22"/>
          <w:szCs w:val="22"/>
        </w:rPr>
        <w:t>self.tabla</w:t>
      </w:r>
      <w:proofErr w:type="gramEnd"/>
      <w:r w:rsidRPr="004D149F">
        <w:rPr>
          <w:rStyle w:val="CdigoHTML"/>
          <w:rFonts w:asciiTheme="minorHAnsi" w:eastAsiaTheme="majorEastAsia" w:hAnsiTheme="minorHAnsi" w:cstheme="minorHAnsi"/>
          <w:sz w:val="22"/>
          <w:szCs w:val="22"/>
        </w:rPr>
        <w:t>_q</w:t>
      </w:r>
      <w:proofErr w:type="spellEnd"/>
      <w:r w:rsidRPr="004D149F">
        <w:t xml:space="preserve">: Es la estructura central, implementada con </w:t>
      </w:r>
      <w:proofErr w:type="spellStart"/>
      <w:r w:rsidRPr="004D149F">
        <w:rPr>
          <w:rStyle w:val="CdigoHTML"/>
          <w:rFonts w:asciiTheme="minorHAnsi" w:eastAsiaTheme="majorEastAsia" w:hAnsiTheme="minorHAnsi" w:cstheme="minorHAnsi"/>
          <w:sz w:val="22"/>
          <w:szCs w:val="22"/>
        </w:rPr>
        <w:t>defaultdict</w:t>
      </w:r>
      <w:proofErr w:type="spellEnd"/>
      <w:r w:rsidRPr="004D149F">
        <w:rPr>
          <w:rStyle w:val="CdigoHTML"/>
          <w:rFonts w:asciiTheme="minorHAnsi" w:eastAsiaTheme="majorEastAsia" w:hAnsiTheme="minorHAnsi" w:cstheme="minorHAnsi"/>
          <w:sz w:val="22"/>
          <w:szCs w:val="22"/>
        </w:rPr>
        <w:t>(</w:t>
      </w:r>
      <w:proofErr w:type="spellStart"/>
      <w:r w:rsidRPr="004D149F">
        <w:rPr>
          <w:rStyle w:val="CdigoHTML"/>
          <w:rFonts w:asciiTheme="minorHAnsi" w:eastAsiaTheme="majorEastAsia" w:hAnsiTheme="minorHAnsi" w:cstheme="minorHAnsi"/>
          <w:sz w:val="22"/>
          <w:szCs w:val="22"/>
        </w:rPr>
        <w:t>float</w:t>
      </w:r>
      <w:proofErr w:type="spellEnd"/>
      <w:r w:rsidRPr="004D149F">
        <w:rPr>
          <w:rStyle w:val="CdigoHTML"/>
          <w:rFonts w:asciiTheme="minorHAnsi" w:eastAsiaTheme="majorEastAsia" w:hAnsiTheme="minorHAnsi" w:cstheme="minorHAnsi"/>
          <w:sz w:val="22"/>
          <w:szCs w:val="22"/>
        </w:rPr>
        <w:t>)</w:t>
      </w:r>
      <w:r w:rsidRPr="004D149F">
        <w:t xml:space="preserve"> de Python. Almacena la utilidad esperada </w:t>
      </w:r>
      <w:proofErr w:type="gramStart"/>
      <w:r w:rsidRPr="004D149F">
        <w:rPr>
          <w:rStyle w:val="math-inline"/>
          <w:rFonts w:cstheme="minorHAnsi"/>
        </w:rPr>
        <w:t>Q(</w:t>
      </w:r>
      <w:proofErr w:type="gramEnd"/>
      <w:r w:rsidRPr="004D149F">
        <w:rPr>
          <w:rStyle w:val="math-inline"/>
          <w:rFonts w:cstheme="minorHAnsi"/>
        </w:rPr>
        <w:t>s, a)</w:t>
      </w:r>
      <w:r w:rsidRPr="004D149F">
        <w:t xml:space="preserve"> para cada par único de (Estado Discretizado, Acción).</w:t>
      </w:r>
    </w:p>
    <w:p w14:paraId="6D100000" w14:textId="4110C850" w:rsidR="00E17EAE" w:rsidRPr="004D149F" w:rsidRDefault="00E17EAE" w:rsidP="00E17EAE">
      <w:proofErr w:type="spellStart"/>
      <w:r w:rsidRPr="004D149F">
        <w:rPr>
          <w:rStyle w:val="CdigoHTML"/>
          <w:rFonts w:asciiTheme="minorHAnsi" w:eastAsiaTheme="majorEastAsia" w:hAnsiTheme="minorHAnsi" w:cstheme="minorHAnsi"/>
          <w:sz w:val="22"/>
          <w:szCs w:val="22"/>
        </w:rPr>
        <w:t>obtener_mejor_</w:t>
      </w:r>
      <w:proofErr w:type="gramStart"/>
      <w:r w:rsidRPr="004D149F">
        <w:rPr>
          <w:rStyle w:val="CdigoHTML"/>
          <w:rFonts w:asciiTheme="minorHAnsi" w:eastAsiaTheme="majorEastAsia" w:hAnsiTheme="minorHAnsi" w:cstheme="minorHAnsi"/>
          <w:sz w:val="22"/>
          <w:szCs w:val="22"/>
        </w:rPr>
        <w:t>accion</w:t>
      </w:r>
      <w:proofErr w:type="spellEnd"/>
      <w:r w:rsidRPr="004D149F">
        <w:rPr>
          <w:rStyle w:val="CdigoHTML"/>
          <w:rFonts w:asciiTheme="minorHAnsi" w:eastAsiaTheme="majorEastAsia" w:hAnsiTheme="minorHAnsi" w:cstheme="minorHAnsi"/>
          <w:sz w:val="22"/>
          <w:szCs w:val="22"/>
        </w:rPr>
        <w:t>(</w:t>
      </w:r>
      <w:proofErr w:type="gramEnd"/>
      <w:r w:rsidRPr="004D149F">
        <w:rPr>
          <w:rStyle w:val="CdigoHTML"/>
          <w:rFonts w:asciiTheme="minorHAnsi" w:eastAsiaTheme="majorEastAsia" w:hAnsiTheme="minorHAnsi" w:cstheme="minorHAnsi"/>
          <w:sz w:val="22"/>
          <w:szCs w:val="22"/>
        </w:rPr>
        <w:t>estado, acciones)</w:t>
      </w:r>
      <w:r w:rsidRPr="004D149F">
        <w:t>: Implementa la política codiciosa (</w:t>
      </w:r>
      <w:proofErr w:type="spellStart"/>
      <w:r w:rsidRPr="004D149F">
        <w:t>greedy</w:t>
      </w:r>
      <w:proofErr w:type="spellEnd"/>
      <w:r w:rsidRPr="004D149F">
        <w:t xml:space="preserve">). Devuelve la acción que tiene el valor </w:t>
      </w:r>
      <w:r w:rsidRPr="004D149F">
        <w:rPr>
          <w:rStyle w:val="math-inline"/>
          <w:rFonts w:cstheme="minorHAnsi"/>
        </w:rPr>
        <w:t>Q</w:t>
      </w:r>
      <w:r w:rsidRPr="004D149F">
        <w:t xml:space="preserve"> más alto para el estado dado.</w:t>
      </w:r>
    </w:p>
    <w:p w14:paraId="19DCF03F" w14:textId="0424DC39" w:rsidR="00E17EAE" w:rsidRPr="004D149F" w:rsidRDefault="00E17EAE" w:rsidP="00E17EAE">
      <w:proofErr w:type="spellStart"/>
      <w:r w:rsidRPr="004D149F">
        <w:rPr>
          <w:rStyle w:val="CdigoHTML"/>
          <w:rFonts w:asciiTheme="minorHAnsi" w:eastAsiaTheme="majorEastAsia" w:hAnsiTheme="minorHAnsi" w:cstheme="minorHAnsi"/>
          <w:sz w:val="22"/>
          <w:szCs w:val="22"/>
        </w:rPr>
        <w:t>elegir_</w:t>
      </w:r>
      <w:proofErr w:type="gramStart"/>
      <w:r w:rsidRPr="004D149F">
        <w:rPr>
          <w:rStyle w:val="CdigoHTML"/>
          <w:rFonts w:asciiTheme="minorHAnsi" w:eastAsiaTheme="majorEastAsia" w:hAnsiTheme="minorHAnsi" w:cstheme="minorHAnsi"/>
          <w:sz w:val="22"/>
          <w:szCs w:val="22"/>
        </w:rPr>
        <w:t>accion</w:t>
      </w:r>
      <w:proofErr w:type="spellEnd"/>
      <w:r w:rsidRPr="004D149F">
        <w:rPr>
          <w:rStyle w:val="CdigoHTML"/>
          <w:rFonts w:asciiTheme="minorHAnsi" w:eastAsiaTheme="majorEastAsia" w:hAnsiTheme="minorHAnsi" w:cstheme="minorHAnsi"/>
          <w:sz w:val="22"/>
          <w:szCs w:val="22"/>
        </w:rPr>
        <w:t>(</w:t>
      </w:r>
      <w:proofErr w:type="gramEnd"/>
      <w:r w:rsidRPr="004D149F">
        <w:rPr>
          <w:rStyle w:val="CdigoHTML"/>
          <w:rFonts w:asciiTheme="minorHAnsi" w:eastAsiaTheme="majorEastAsia" w:hAnsiTheme="minorHAnsi" w:cstheme="minorHAnsi"/>
          <w:sz w:val="22"/>
          <w:szCs w:val="22"/>
        </w:rPr>
        <w:t>entorno, explorar)</w:t>
      </w:r>
      <w:r w:rsidRPr="004D149F">
        <w:t xml:space="preserve">: Implementa la estrategia </w:t>
      </w:r>
      <w:ins w:id="39" w:author="Richard Chavez" w:date="2025-11-28T17:33:00Z">
        <w:r w:rsidR="004D149F">
          <w:t>E</w:t>
        </w:r>
      </w:ins>
      <w:r w:rsidRPr="004D149F">
        <w:t>-</w:t>
      </w:r>
      <w:proofErr w:type="spellStart"/>
      <w:r w:rsidRPr="004D149F">
        <w:t>greedy</w:t>
      </w:r>
      <w:proofErr w:type="spellEnd"/>
      <w:r w:rsidRPr="004D149F">
        <w:t xml:space="preserve">. Con una probabilidad </w:t>
      </w:r>
      <w:ins w:id="40" w:author="Richard Chavez" w:date="2025-11-28T17:33:00Z">
        <w:r w:rsidR="004D149F">
          <w:t>E</w:t>
        </w:r>
      </w:ins>
      <w:del w:id="41" w:author="Richard Chavez" w:date="2025-11-28T17:33:00Z">
        <w:r w:rsidRPr="004D149F" w:rsidDel="004D149F">
          <w:rPr>
            <w:rStyle w:val="math-inline"/>
            <w:rFonts w:cstheme="minorHAnsi"/>
          </w:rPr>
          <w:delText>$\epsilon$</w:delText>
        </w:r>
      </w:del>
      <w:r w:rsidRPr="004D149F">
        <w:t>, elige una acción aleatoria (exploración). En caso contrario (</w:t>
      </w:r>
      <w:r w:rsidRPr="004D149F">
        <w:rPr>
          <w:rStyle w:val="math-inline"/>
          <w:rFonts w:cstheme="minorHAnsi"/>
        </w:rPr>
        <w:t xml:space="preserve">1 - </w:t>
      </w:r>
      <w:ins w:id="42" w:author="Richard Chavez" w:date="2025-11-28T17:33:00Z">
        <w:r w:rsidR="004D149F">
          <w:rPr>
            <w:rStyle w:val="math-inline"/>
            <w:rFonts w:cstheme="minorHAnsi"/>
          </w:rPr>
          <w:t>E</w:t>
        </w:r>
      </w:ins>
      <w:del w:id="43" w:author="Richard Chavez" w:date="2025-11-28T17:33:00Z">
        <w:r w:rsidRPr="004D149F" w:rsidDel="004D149F">
          <w:rPr>
            <w:rStyle w:val="math-inline"/>
            <w:rFonts w:cstheme="minorHAnsi"/>
          </w:rPr>
          <w:delText>\epsilon$</w:delText>
        </w:r>
      </w:del>
      <w:r w:rsidRPr="004D149F">
        <w:t xml:space="preserve">), elige la mejor acción de la tabla </w:t>
      </w:r>
      <w:del w:id="44" w:author="Richard Chavez" w:date="2025-11-28T17:33:00Z">
        <w:r w:rsidRPr="004D149F" w:rsidDel="004D149F">
          <w:rPr>
            <w:rStyle w:val="math-inline"/>
            <w:rFonts w:cstheme="minorHAnsi"/>
          </w:rPr>
          <w:delText>$</w:delText>
        </w:r>
      </w:del>
      <w:r w:rsidRPr="004D149F">
        <w:rPr>
          <w:rStyle w:val="math-inline"/>
          <w:rFonts w:cstheme="minorHAnsi"/>
        </w:rPr>
        <w:t>Q</w:t>
      </w:r>
      <w:del w:id="45" w:author="Richard Chavez" w:date="2025-11-28T17:33:00Z">
        <w:r w:rsidRPr="004D149F" w:rsidDel="004D149F">
          <w:rPr>
            <w:rStyle w:val="math-inline"/>
            <w:rFonts w:cstheme="minorHAnsi"/>
          </w:rPr>
          <w:delText>$</w:delText>
        </w:r>
      </w:del>
      <w:r w:rsidRPr="004D149F">
        <w:t xml:space="preserve"> (explotación).</w:t>
      </w:r>
    </w:p>
    <w:p w14:paraId="4BF95842" w14:textId="77777777" w:rsidR="00E17EAE" w:rsidRPr="004D149F" w:rsidRDefault="00E17EAE" w:rsidP="00E17EAE">
      <w:r w:rsidRPr="004D149F">
        <w:rPr>
          <w:rStyle w:val="CdigoHTML"/>
          <w:rFonts w:asciiTheme="minorHAnsi" w:eastAsiaTheme="majorEastAsia" w:hAnsiTheme="minorHAnsi" w:cstheme="minorHAnsi"/>
          <w:sz w:val="22"/>
          <w:szCs w:val="22"/>
        </w:rPr>
        <w:t>actualizar(...)</w:t>
      </w:r>
      <w:r w:rsidRPr="004D149F">
        <w:t xml:space="preserve">: Esta es la función de aprendizaje que aplica la ecuación de </w:t>
      </w:r>
      <w:proofErr w:type="spellStart"/>
      <w:r w:rsidRPr="004D149F">
        <w:t>Bellman</w:t>
      </w:r>
      <w:proofErr w:type="spellEnd"/>
      <w:r w:rsidRPr="004D149F">
        <w:t>:</w:t>
      </w:r>
    </w:p>
    <w:p w14:paraId="37BBBEBC" w14:textId="31C9DC5D" w:rsidR="00E17EAE" w:rsidRPr="004D149F" w:rsidRDefault="00E17EAE" w:rsidP="00E17EAE">
      <w:r w:rsidRPr="004D149F">
        <w:t>Calcula el valor futuro máximo</w:t>
      </w:r>
      <w:del w:id="46" w:author="Richard Chavez" w:date="2025-11-28T17:34:00Z">
        <w:r w:rsidRPr="004D149F" w:rsidDel="004D149F">
          <w:delText xml:space="preserve"> </w:delText>
        </w:r>
        <w:r w:rsidRPr="004D149F" w:rsidDel="004D149F">
          <w:rPr>
            <w:rStyle w:val="math-inline"/>
            <w:rFonts w:cstheme="minorHAnsi"/>
          </w:rPr>
          <w:delText>$\left(\gamma \max_{a'} Q(s', a')\right)$</w:delText>
        </w:r>
      </w:del>
      <w:r w:rsidRPr="004D149F">
        <w:t>.</w:t>
      </w:r>
    </w:p>
    <w:p w14:paraId="3890F535" w14:textId="2817A5D1" w:rsidR="00E17EAE" w:rsidRPr="004D149F" w:rsidRDefault="00E17EAE" w:rsidP="00E17EAE">
      <w:r w:rsidRPr="004D149F">
        <w:t xml:space="preserve">Calcula el Error de Diferencia Temporal (TD Error) al comparar el valor </w:t>
      </w:r>
      <w:del w:id="47" w:author="Richard Chavez" w:date="2025-11-28T17:34:00Z">
        <w:r w:rsidRPr="004D149F" w:rsidDel="004D149F">
          <w:rPr>
            <w:rStyle w:val="math-inline"/>
            <w:rFonts w:cstheme="minorHAnsi"/>
          </w:rPr>
          <w:delText>$</w:delText>
        </w:r>
      </w:del>
      <w:r w:rsidRPr="004D149F">
        <w:rPr>
          <w:rStyle w:val="math-inline"/>
          <w:rFonts w:cstheme="minorHAnsi"/>
        </w:rPr>
        <w:t>Q</w:t>
      </w:r>
      <w:del w:id="48" w:author="Richard Chavez" w:date="2025-11-28T17:34:00Z">
        <w:r w:rsidRPr="004D149F" w:rsidDel="004D149F">
          <w:rPr>
            <w:rStyle w:val="math-inline"/>
            <w:rFonts w:cstheme="minorHAnsi"/>
          </w:rPr>
          <w:delText>$</w:delText>
        </w:r>
      </w:del>
      <w:r w:rsidRPr="004D149F">
        <w:t xml:space="preserve"> actual con el objetivo </w:t>
      </w:r>
      <w:del w:id="49" w:author="Richard Chavez" w:date="2025-11-28T17:34:00Z">
        <w:r w:rsidRPr="004D149F" w:rsidDel="004D149F">
          <w:rPr>
            <w:rStyle w:val="math-inline"/>
            <w:rFonts w:cstheme="minorHAnsi"/>
          </w:rPr>
          <w:delText>$</w:delText>
        </w:r>
      </w:del>
      <w:r w:rsidRPr="004D149F">
        <w:rPr>
          <w:rStyle w:val="math-inline"/>
          <w:rFonts w:cstheme="minorHAnsi"/>
        </w:rPr>
        <w:t xml:space="preserve">R + </w:t>
      </w:r>
      <w:del w:id="50" w:author="Richard Chavez" w:date="2025-11-28T17:34:00Z">
        <w:r w:rsidRPr="004D149F" w:rsidDel="004D149F">
          <w:rPr>
            <w:rStyle w:val="math-inline"/>
            <w:rFonts w:cstheme="minorHAnsi"/>
          </w:rPr>
          <w:delText>\text{</w:delText>
        </w:r>
      </w:del>
      <w:r w:rsidRPr="004D149F">
        <w:rPr>
          <w:rStyle w:val="math-inline"/>
          <w:rFonts w:cstheme="minorHAnsi"/>
        </w:rPr>
        <w:t>Valor Futuro Máximo</w:t>
      </w:r>
      <w:del w:id="51" w:author="Richard Chavez" w:date="2025-11-28T17:34:00Z">
        <w:r w:rsidRPr="004D149F" w:rsidDel="004D149F">
          <w:rPr>
            <w:rStyle w:val="math-inline"/>
            <w:rFonts w:cstheme="minorHAnsi"/>
          </w:rPr>
          <w:delText>}$</w:delText>
        </w:r>
      </w:del>
      <w:r w:rsidRPr="004D149F">
        <w:t>.</w:t>
      </w:r>
    </w:p>
    <w:p w14:paraId="2C1BD3F6" w14:textId="1F82ACF2" w:rsidR="00E17EAE" w:rsidRPr="004D149F" w:rsidRDefault="00E17EAE" w:rsidP="00E17EAE">
      <w:r w:rsidRPr="004D149F">
        <w:t xml:space="preserve">Ajusta el valor </w:t>
      </w:r>
      <w:del w:id="52" w:author="Richard Chavez" w:date="2025-11-28T17:34:00Z">
        <w:r w:rsidRPr="004D149F" w:rsidDel="004D149F">
          <w:rPr>
            <w:rStyle w:val="math-inline"/>
            <w:rFonts w:cstheme="minorHAnsi"/>
          </w:rPr>
          <w:delText>$</w:delText>
        </w:r>
      </w:del>
      <w:r w:rsidRPr="004D149F">
        <w:rPr>
          <w:rStyle w:val="math-inline"/>
          <w:rFonts w:cstheme="minorHAnsi"/>
        </w:rPr>
        <w:t>Q</w:t>
      </w:r>
      <w:del w:id="53" w:author="Richard Chavez" w:date="2025-11-28T17:34:00Z">
        <w:r w:rsidRPr="004D149F" w:rsidDel="004D149F">
          <w:rPr>
            <w:rStyle w:val="math-inline"/>
            <w:rFonts w:cstheme="minorHAnsi"/>
          </w:rPr>
          <w:delText>$</w:delText>
        </w:r>
      </w:del>
      <w:r w:rsidRPr="004D149F">
        <w:t xml:space="preserve"> actual usando la tasa de aprendizaje</w:t>
      </w:r>
      <w:ins w:id="54" w:author="Richard Chavez" w:date="2025-11-28T17:34:00Z">
        <w:r w:rsidR="004D149F">
          <w:t>.</w:t>
        </w:r>
      </w:ins>
      <w:del w:id="55" w:author="Richard Chavez" w:date="2025-11-28T17:34:00Z">
        <w:r w:rsidRPr="004D149F" w:rsidDel="004D149F">
          <w:delText xml:space="preserve"> </w:delText>
        </w:r>
        <w:r w:rsidRPr="004D149F" w:rsidDel="004D149F">
          <w:rPr>
            <w:rStyle w:val="math-inline"/>
            <w:rFonts w:cstheme="minorHAnsi"/>
          </w:rPr>
          <w:delText>$\alpha$</w:delText>
        </w:r>
        <w:r w:rsidRPr="004D149F" w:rsidDel="004D149F">
          <w:delText>.</w:delText>
        </w:r>
      </w:del>
    </w:p>
    <w:p w14:paraId="429F58D0" w14:textId="0705CCA1" w:rsidR="00E17EAE" w:rsidRPr="004D149F" w:rsidRDefault="00E17EAE" w:rsidP="00E17EAE">
      <w:proofErr w:type="spellStart"/>
      <w:r w:rsidRPr="004D149F">
        <w:rPr>
          <w:rStyle w:val="CdigoHTML"/>
          <w:rFonts w:asciiTheme="minorHAnsi" w:eastAsiaTheme="majorEastAsia" w:hAnsiTheme="minorHAnsi" w:cstheme="minorHAnsi"/>
          <w:sz w:val="22"/>
          <w:szCs w:val="22"/>
        </w:rPr>
        <w:t>decrementar_</w:t>
      </w:r>
      <w:proofErr w:type="gramStart"/>
      <w:r w:rsidRPr="004D149F">
        <w:rPr>
          <w:rStyle w:val="CdigoHTML"/>
          <w:rFonts w:asciiTheme="minorHAnsi" w:eastAsiaTheme="majorEastAsia" w:hAnsiTheme="minorHAnsi" w:cstheme="minorHAnsi"/>
          <w:sz w:val="22"/>
          <w:szCs w:val="22"/>
        </w:rPr>
        <w:t>epsilon</w:t>
      </w:r>
      <w:proofErr w:type="spellEnd"/>
      <w:r w:rsidRPr="004D149F">
        <w:rPr>
          <w:rStyle w:val="CdigoHTML"/>
          <w:rFonts w:asciiTheme="minorHAnsi" w:eastAsiaTheme="majorEastAsia" w:hAnsiTheme="minorHAnsi" w:cstheme="minorHAnsi"/>
          <w:sz w:val="22"/>
          <w:szCs w:val="22"/>
        </w:rPr>
        <w:t>(</w:t>
      </w:r>
      <w:proofErr w:type="gramEnd"/>
      <w:r w:rsidRPr="004D149F">
        <w:rPr>
          <w:rStyle w:val="CdigoHTML"/>
          <w:rFonts w:asciiTheme="minorHAnsi" w:eastAsiaTheme="majorEastAsia" w:hAnsiTheme="minorHAnsi" w:cstheme="minorHAnsi"/>
          <w:sz w:val="22"/>
          <w:szCs w:val="22"/>
        </w:rPr>
        <w:t>)</w:t>
      </w:r>
      <w:r w:rsidRPr="004D149F">
        <w:t xml:space="preserve">: Gestiona el </w:t>
      </w:r>
      <w:proofErr w:type="spellStart"/>
      <w:r w:rsidRPr="004D149F">
        <w:t>decay</w:t>
      </w:r>
      <w:proofErr w:type="spellEnd"/>
      <w:r w:rsidRPr="004D149F">
        <w:t xml:space="preserve"> de la exploración, reduciendo </w:t>
      </w:r>
      <w:del w:id="56" w:author="Richard Chavez" w:date="2025-11-28T17:35:00Z">
        <w:r w:rsidRPr="004D149F" w:rsidDel="004D149F">
          <w:rPr>
            <w:rStyle w:val="math-inline"/>
            <w:rFonts w:cstheme="minorHAnsi"/>
          </w:rPr>
          <w:delText>$\epsilon$</w:delText>
        </w:r>
      </w:del>
      <w:ins w:id="57" w:author="Richard Chavez" w:date="2025-11-28T17:35:00Z">
        <w:r w:rsidR="004D149F">
          <w:rPr>
            <w:rStyle w:val="math-inline"/>
            <w:rFonts w:cstheme="minorHAnsi"/>
          </w:rPr>
          <w:t>E</w:t>
        </w:r>
      </w:ins>
      <w:r w:rsidRPr="004D149F">
        <w:t xml:space="preserve"> en cada episodio hasta el valor mínimo de </w:t>
      </w:r>
      <w:del w:id="58" w:author="Richard Chavez" w:date="2025-11-28T17:34:00Z">
        <w:r w:rsidRPr="004D149F" w:rsidDel="004D149F">
          <w:rPr>
            <w:rStyle w:val="math-inline"/>
            <w:rFonts w:cstheme="minorHAnsi"/>
          </w:rPr>
          <w:delText>$</w:delText>
        </w:r>
      </w:del>
      <w:r w:rsidRPr="004D149F">
        <w:rPr>
          <w:rStyle w:val="math-inline"/>
          <w:rFonts w:cstheme="minorHAnsi"/>
        </w:rPr>
        <w:t>0.01</w:t>
      </w:r>
      <w:del w:id="59" w:author="Richard Chavez" w:date="2025-11-28T17:34:00Z">
        <w:r w:rsidRPr="004D149F" w:rsidDel="004D149F">
          <w:rPr>
            <w:rStyle w:val="math-inline"/>
            <w:rFonts w:cstheme="minorHAnsi"/>
          </w:rPr>
          <w:delText>$</w:delText>
        </w:r>
      </w:del>
      <w:r w:rsidRPr="004D149F">
        <w:t>, forzando al agente a confiar más en la política aprendida con el tiempo.</w:t>
      </w:r>
    </w:p>
    <w:p w14:paraId="761EF23C" w14:textId="5714B38D" w:rsidR="00E17EAE" w:rsidRPr="00E17EAE" w:rsidRDefault="00E17EAE" w:rsidP="00E17EAE">
      <w:pPr>
        <w:rPr>
          <w:b/>
          <w:bCs/>
          <w:sz w:val="24"/>
          <w:szCs w:val="24"/>
        </w:rPr>
      </w:pPr>
      <w:r>
        <w:rPr>
          <w:b/>
          <w:bCs/>
          <w:sz w:val="24"/>
          <w:szCs w:val="24"/>
        </w:rPr>
        <w:t>3</w:t>
      </w:r>
      <w:r w:rsidRPr="00E17EAE">
        <w:rPr>
          <w:b/>
          <w:bCs/>
          <w:sz w:val="24"/>
          <w:szCs w:val="24"/>
        </w:rPr>
        <w:t>.3. Funciones de Entrenamiento y Visualización</w:t>
      </w:r>
    </w:p>
    <w:p w14:paraId="1C3FDD5D" w14:textId="77777777" w:rsidR="00E17EAE" w:rsidRPr="004D149F" w:rsidRDefault="00E17EAE" w:rsidP="00E17EAE">
      <w:proofErr w:type="spellStart"/>
      <w:r w:rsidRPr="004D149F">
        <w:rPr>
          <w:rStyle w:val="CdigoHTML"/>
          <w:rFonts w:asciiTheme="minorHAnsi" w:eastAsiaTheme="majorEastAsia" w:hAnsiTheme="minorHAnsi" w:cstheme="minorHAnsi"/>
          <w:sz w:val="22"/>
          <w:szCs w:val="22"/>
          <w:rPrChange w:id="60" w:author="Richard Chavez" w:date="2025-11-28T17:35:00Z">
            <w:rPr>
              <w:rStyle w:val="CdigoHTML"/>
              <w:rFonts w:asciiTheme="minorHAnsi" w:eastAsiaTheme="majorEastAsia" w:hAnsiTheme="minorHAnsi" w:cstheme="minorHAnsi"/>
              <w:b/>
              <w:bCs/>
              <w:sz w:val="22"/>
              <w:szCs w:val="22"/>
            </w:rPr>
          </w:rPrChange>
        </w:rPr>
        <w:t>entrenar_</w:t>
      </w:r>
      <w:proofErr w:type="gramStart"/>
      <w:r w:rsidRPr="004D149F">
        <w:rPr>
          <w:rStyle w:val="CdigoHTML"/>
          <w:rFonts w:asciiTheme="minorHAnsi" w:eastAsiaTheme="majorEastAsia" w:hAnsiTheme="minorHAnsi" w:cstheme="minorHAnsi"/>
          <w:sz w:val="22"/>
          <w:szCs w:val="22"/>
          <w:rPrChange w:id="61" w:author="Richard Chavez" w:date="2025-11-28T17:35:00Z">
            <w:rPr>
              <w:rStyle w:val="CdigoHTML"/>
              <w:rFonts w:asciiTheme="minorHAnsi" w:eastAsiaTheme="majorEastAsia" w:hAnsiTheme="minorHAnsi" w:cstheme="minorHAnsi"/>
              <w:b/>
              <w:bCs/>
              <w:sz w:val="22"/>
              <w:szCs w:val="22"/>
            </w:rPr>
          </w:rPrChange>
        </w:rPr>
        <w:t>agente</w:t>
      </w:r>
      <w:proofErr w:type="spellEnd"/>
      <w:r w:rsidRPr="004D149F">
        <w:rPr>
          <w:rStyle w:val="CdigoHTML"/>
          <w:rFonts w:asciiTheme="minorHAnsi" w:eastAsiaTheme="majorEastAsia" w:hAnsiTheme="minorHAnsi" w:cstheme="minorHAnsi"/>
          <w:sz w:val="22"/>
          <w:szCs w:val="22"/>
          <w:rPrChange w:id="62" w:author="Richard Chavez" w:date="2025-11-28T17:35:00Z">
            <w:rPr>
              <w:rStyle w:val="CdigoHTML"/>
              <w:rFonts w:asciiTheme="minorHAnsi" w:eastAsiaTheme="majorEastAsia" w:hAnsiTheme="minorHAnsi" w:cstheme="minorHAnsi"/>
              <w:b/>
              <w:bCs/>
              <w:sz w:val="22"/>
              <w:szCs w:val="22"/>
            </w:rPr>
          </w:rPrChange>
        </w:rPr>
        <w:t>(</w:t>
      </w:r>
      <w:proofErr w:type="gramEnd"/>
      <w:r w:rsidRPr="004D149F">
        <w:rPr>
          <w:rStyle w:val="CdigoHTML"/>
          <w:rFonts w:asciiTheme="minorHAnsi" w:eastAsiaTheme="majorEastAsia" w:hAnsiTheme="minorHAnsi" w:cstheme="minorHAnsi"/>
          <w:sz w:val="22"/>
          <w:szCs w:val="22"/>
          <w:rPrChange w:id="63" w:author="Richard Chavez" w:date="2025-11-28T17:35:00Z">
            <w:rPr>
              <w:rStyle w:val="CdigoHTML"/>
              <w:rFonts w:asciiTheme="minorHAnsi" w:eastAsiaTheme="majorEastAsia" w:hAnsiTheme="minorHAnsi" w:cstheme="minorHAnsi"/>
              <w:b/>
              <w:bCs/>
              <w:sz w:val="22"/>
              <w:szCs w:val="22"/>
            </w:rPr>
          </w:rPrChange>
        </w:rPr>
        <w:t>)</w:t>
      </w:r>
      <w:r w:rsidRPr="004D149F">
        <w:rPr>
          <w:rPrChange w:id="64" w:author="Richard Chavez" w:date="2025-11-28T17:35:00Z">
            <w:rPr>
              <w:b/>
              <w:bCs/>
            </w:rPr>
          </w:rPrChange>
        </w:rPr>
        <w:t>:</w:t>
      </w:r>
      <w:r w:rsidRPr="004D149F">
        <w:t xml:space="preserve"> Orquesta la simulación en bucle, reiniciando el entorno, ejecutando pasos (</w:t>
      </w:r>
      <w:r w:rsidRPr="004D149F">
        <w:rPr>
          <w:rStyle w:val="CdigoHTML"/>
          <w:rFonts w:asciiTheme="minorHAnsi" w:eastAsiaTheme="majorEastAsia" w:hAnsiTheme="minorHAnsi" w:cstheme="minorHAnsi"/>
          <w:sz w:val="22"/>
          <w:szCs w:val="22"/>
        </w:rPr>
        <w:t>paso()</w:t>
      </w:r>
      <w:r w:rsidRPr="004D149F">
        <w:t xml:space="preserve">), y llamando a </w:t>
      </w:r>
      <w:proofErr w:type="spellStart"/>
      <w:r w:rsidRPr="004D149F">
        <w:rPr>
          <w:rStyle w:val="CdigoHTML"/>
          <w:rFonts w:asciiTheme="minorHAnsi" w:eastAsiaTheme="majorEastAsia" w:hAnsiTheme="minorHAnsi" w:cstheme="minorHAnsi"/>
          <w:sz w:val="22"/>
          <w:szCs w:val="22"/>
        </w:rPr>
        <w:t>agente.actualizar</w:t>
      </w:r>
      <w:proofErr w:type="spellEnd"/>
      <w:r w:rsidRPr="004D149F">
        <w:rPr>
          <w:rStyle w:val="CdigoHTML"/>
          <w:rFonts w:asciiTheme="minorHAnsi" w:eastAsiaTheme="majorEastAsia" w:hAnsiTheme="minorHAnsi" w:cstheme="minorHAnsi"/>
          <w:sz w:val="22"/>
          <w:szCs w:val="22"/>
        </w:rPr>
        <w:t>()</w:t>
      </w:r>
      <w:r w:rsidRPr="004D149F">
        <w:t xml:space="preserve"> al final de cada paso. Utiliza una ventana deslizante (</w:t>
      </w:r>
      <w:proofErr w:type="spellStart"/>
      <w:r w:rsidRPr="004D149F">
        <w:rPr>
          <w:rStyle w:val="CdigoHTML"/>
          <w:rFonts w:asciiTheme="minorHAnsi" w:eastAsiaTheme="majorEastAsia" w:hAnsiTheme="minorHAnsi" w:cstheme="minorHAnsi"/>
          <w:sz w:val="22"/>
          <w:szCs w:val="22"/>
        </w:rPr>
        <w:t>deque</w:t>
      </w:r>
      <w:proofErr w:type="spellEnd"/>
      <w:r w:rsidRPr="004D149F">
        <w:t xml:space="preserve">) para calcular la </w:t>
      </w:r>
      <w:r w:rsidRPr="004D149F">
        <w:rPr>
          <w:rPrChange w:id="65" w:author="Richard Chavez" w:date="2025-11-28T17:35:00Z">
            <w:rPr>
              <w:b/>
              <w:bCs/>
            </w:rPr>
          </w:rPrChange>
        </w:rPr>
        <w:t>media móvil de recompensas</w:t>
      </w:r>
      <w:r w:rsidRPr="004D149F">
        <w:t xml:space="preserve"> y guardar el modelo con la mejor recompensa obtenida.</w:t>
      </w:r>
    </w:p>
    <w:p w14:paraId="591BEC1C" w14:textId="0488009A" w:rsidR="00E17EAE" w:rsidRPr="004D149F" w:rsidRDefault="00E17EAE" w:rsidP="00E17EAE">
      <w:proofErr w:type="spellStart"/>
      <w:r w:rsidRPr="004D149F">
        <w:rPr>
          <w:rStyle w:val="CdigoHTML"/>
          <w:rFonts w:asciiTheme="minorHAnsi" w:eastAsiaTheme="majorEastAsia" w:hAnsiTheme="minorHAnsi" w:cstheme="minorHAnsi"/>
          <w:sz w:val="22"/>
          <w:szCs w:val="22"/>
          <w:rPrChange w:id="66" w:author="Richard Chavez" w:date="2025-11-28T17:35:00Z">
            <w:rPr>
              <w:rStyle w:val="CdigoHTML"/>
              <w:rFonts w:asciiTheme="minorHAnsi" w:eastAsiaTheme="majorEastAsia" w:hAnsiTheme="minorHAnsi" w:cstheme="minorHAnsi"/>
              <w:b/>
              <w:bCs/>
              <w:sz w:val="22"/>
              <w:szCs w:val="22"/>
            </w:rPr>
          </w:rPrChange>
        </w:rPr>
        <w:t>evaluar_</w:t>
      </w:r>
      <w:proofErr w:type="gramStart"/>
      <w:r w:rsidRPr="004D149F">
        <w:rPr>
          <w:rStyle w:val="CdigoHTML"/>
          <w:rFonts w:asciiTheme="minorHAnsi" w:eastAsiaTheme="majorEastAsia" w:hAnsiTheme="minorHAnsi" w:cstheme="minorHAnsi"/>
          <w:sz w:val="22"/>
          <w:szCs w:val="22"/>
          <w:rPrChange w:id="67" w:author="Richard Chavez" w:date="2025-11-28T17:35:00Z">
            <w:rPr>
              <w:rStyle w:val="CdigoHTML"/>
              <w:rFonts w:asciiTheme="minorHAnsi" w:eastAsiaTheme="majorEastAsia" w:hAnsiTheme="minorHAnsi" w:cstheme="minorHAnsi"/>
              <w:b/>
              <w:bCs/>
              <w:sz w:val="22"/>
              <w:szCs w:val="22"/>
            </w:rPr>
          </w:rPrChange>
        </w:rPr>
        <w:t>agente</w:t>
      </w:r>
      <w:proofErr w:type="spellEnd"/>
      <w:r w:rsidRPr="004D149F">
        <w:rPr>
          <w:rStyle w:val="CdigoHTML"/>
          <w:rFonts w:asciiTheme="minorHAnsi" w:eastAsiaTheme="majorEastAsia" w:hAnsiTheme="minorHAnsi" w:cstheme="minorHAnsi"/>
          <w:sz w:val="22"/>
          <w:szCs w:val="22"/>
          <w:rPrChange w:id="68" w:author="Richard Chavez" w:date="2025-11-28T17:35:00Z">
            <w:rPr>
              <w:rStyle w:val="CdigoHTML"/>
              <w:rFonts w:asciiTheme="minorHAnsi" w:eastAsiaTheme="majorEastAsia" w:hAnsiTheme="minorHAnsi" w:cstheme="minorHAnsi"/>
              <w:b/>
              <w:bCs/>
              <w:sz w:val="22"/>
              <w:szCs w:val="22"/>
            </w:rPr>
          </w:rPrChange>
        </w:rPr>
        <w:t>(</w:t>
      </w:r>
      <w:proofErr w:type="gramEnd"/>
      <w:r w:rsidRPr="004D149F">
        <w:rPr>
          <w:rStyle w:val="CdigoHTML"/>
          <w:rFonts w:asciiTheme="minorHAnsi" w:eastAsiaTheme="majorEastAsia" w:hAnsiTheme="minorHAnsi" w:cstheme="minorHAnsi"/>
          <w:sz w:val="22"/>
          <w:szCs w:val="22"/>
          <w:rPrChange w:id="69" w:author="Richard Chavez" w:date="2025-11-28T17:35:00Z">
            <w:rPr>
              <w:rStyle w:val="CdigoHTML"/>
              <w:rFonts w:asciiTheme="minorHAnsi" w:eastAsiaTheme="majorEastAsia" w:hAnsiTheme="minorHAnsi" w:cstheme="minorHAnsi"/>
              <w:b/>
              <w:bCs/>
              <w:sz w:val="22"/>
              <w:szCs w:val="22"/>
            </w:rPr>
          </w:rPrChange>
        </w:rPr>
        <w:t>)</w:t>
      </w:r>
      <w:r w:rsidRPr="004D149F">
        <w:rPr>
          <w:rPrChange w:id="70" w:author="Richard Chavez" w:date="2025-11-28T17:35:00Z">
            <w:rPr>
              <w:b/>
              <w:bCs/>
            </w:rPr>
          </w:rPrChange>
        </w:rPr>
        <w:t>:</w:t>
      </w:r>
      <w:r w:rsidRPr="004D149F">
        <w:t xml:space="preserve"> Permite probar el rendimiento de la política final </w:t>
      </w:r>
      <w:r w:rsidRPr="004D149F">
        <w:rPr>
          <w:rPrChange w:id="71" w:author="Richard Chavez" w:date="2025-11-28T17:35:00Z">
            <w:rPr>
              <w:b/>
              <w:bCs/>
            </w:rPr>
          </w:rPrChange>
        </w:rPr>
        <w:t>sin exploración (</w:t>
      </w:r>
      <w:ins w:id="72" w:author="Richard Chavez" w:date="2025-11-28T17:35:00Z">
        <w:r w:rsidR="004D149F">
          <w:rPr>
            <w:rStyle w:val="math-inline"/>
            <w:rFonts w:cstheme="minorHAnsi"/>
          </w:rPr>
          <w:t>E</w:t>
        </w:r>
      </w:ins>
      <w:del w:id="73" w:author="Richard Chavez" w:date="2025-11-28T17:35:00Z">
        <w:r w:rsidRPr="004D149F" w:rsidDel="004D149F">
          <w:rPr>
            <w:rStyle w:val="math-inline"/>
            <w:rFonts w:cstheme="minorHAnsi"/>
            <w:rPrChange w:id="74" w:author="Richard Chavez" w:date="2025-11-28T17:35:00Z">
              <w:rPr>
                <w:rStyle w:val="math-inline"/>
                <w:rFonts w:cstheme="minorHAnsi"/>
                <w:b/>
                <w:bCs/>
              </w:rPr>
            </w:rPrChange>
          </w:rPr>
          <w:delText>$\epsilon</w:delText>
        </w:r>
      </w:del>
      <w:r w:rsidRPr="004D149F">
        <w:rPr>
          <w:rStyle w:val="math-inline"/>
          <w:rFonts w:cstheme="minorHAnsi"/>
          <w:rPrChange w:id="75" w:author="Richard Chavez" w:date="2025-11-28T17:35:00Z">
            <w:rPr>
              <w:rStyle w:val="math-inline"/>
              <w:rFonts w:cstheme="minorHAnsi"/>
              <w:b/>
              <w:bCs/>
            </w:rPr>
          </w:rPrChange>
        </w:rPr>
        <w:t>=0</w:t>
      </w:r>
      <w:del w:id="76" w:author="Richard Chavez" w:date="2025-11-28T17:35:00Z">
        <w:r w:rsidRPr="004D149F" w:rsidDel="004D149F">
          <w:rPr>
            <w:rStyle w:val="math-inline"/>
            <w:rFonts w:cstheme="minorHAnsi"/>
            <w:rPrChange w:id="77" w:author="Richard Chavez" w:date="2025-11-28T17:35:00Z">
              <w:rPr>
                <w:rStyle w:val="math-inline"/>
                <w:rFonts w:cstheme="minorHAnsi"/>
                <w:b/>
                <w:bCs/>
              </w:rPr>
            </w:rPrChange>
          </w:rPr>
          <w:delText>$</w:delText>
        </w:r>
      </w:del>
      <w:r w:rsidRPr="004D149F">
        <w:rPr>
          <w:rPrChange w:id="78" w:author="Richard Chavez" w:date="2025-11-28T17:35:00Z">
            <w:rPr>
              <w:b/>
              <w:bCs/>
            </w:rPr>
          </w:rPrChange>
        </w:rPr>
        <w:t>)</w:t>
      </w:r>
      <w:r w:rsidRPr="004D149F">
        <w:t xml:space="preserve">, calculando métricas críticas como el </w:t>
      </w:r>
      <w:r w:rsidRPr="004D149F">
        <w:rPr>
          <w:rPrChange w:id="79" w:author="Richard Chavez" w:date="2025-11-28T17:35:00Z">
            <w:rPr>
              <w:b/>
              <w:bCs/>
            </w:rPr>
          </w:rPrChange>
        </w:rPr>
        <w:t>Tiempo en Rango (TIR)</w:t>
      </w:r>
      <w:r w:rsidRPr="004D149F">
        <w:t xml:space="preserve"> y la incidencia de hipoglucemia/hiperglucemia.</w:t>
      </w:r>
    </w:p>
    <w:p w14:paraId="1F3DD846" w14:textId="77777777" w:rsidR="00E17EAE" w:rsidRPr="004D149F" w:rsidRDefault="00E17EAE" w:rsidP="00E17EAE">
      <w:proofErr w:type="spellStart"/>
      <w:r w:rsidRPr="004D149F">
        <w:rPr>
          <w:rStyle w:val="CdigoHTML"/>
          <w:rFonts w:asciiTheme="minorHAnsi" w:eastAsiaTheme="majorEastAsia" w:hAnsiTheme="minorHAnsi" w:cstheme="minorHAnsi"/>
          <w:sz w:val="22"/>
          <w:szCs w:val="22"/>
          <w:rPrChange w:id="80" w:author="Richard Chavez" w:date="2025-11-28T17:35:00Z">
            <w:rPr>
              <w:rStyle w:val="CdigoHTML"/>
              <w:rFonts w:asciiTheme="minorHAnsi" w:eastAsiaTheme="majorEastAsia" w:hAnsiTheme="minorHAnsi" w:cstheme="minorHAnsi"/>
              <w:b/>
              <w:bCs/>
              <w:sz w:val="22"/>
              <w:szCs w:val="22"/>
            </w:rPr>
          </w:rPrChange>
        </w:rPr>
        <w:t>graficar_</w:t>
      </w:r>
      <w:proofErr w:type="gramStart"/>
      <w:r w:rsidRPr="004D149F">
        <w:rPr>
          <w:rStyle w:val="CdigoHTML"/>
          <w:rFonts w:asciiTheme="minorHAnsi" w:eastAsiaTheme="majorEastAsia" w:hAnsiTheme="minorHAnsi" w:cstheme="minorHAnsi"/>
          <w:sz w:val="22"/>
          <w:szCs w:val="22"/>
          <w:rPrChange w:id="81" w:author="Richard Chavez" w:date="2025-11-28T17:35:00Z">
            <w:rPr>
              <w:rStyle w:val="CdigoHTML"/>
              <w:rFonts w:asciiTheme="minorHAnsi" w:eastAsiaTheme="majorEastAsia" w:hAnsiTheme="minorHAnsi" w:cstheme="minorHAnsi"/>
              <w:b/>
              <w:bCs/>
              <w:sz w:val="22"/>
              <w:szCs w:val="22"/>
            </w:rPr>
          </w:rPrChange>
        </w:rPr>
        <w:t>entrenamiento</w:t>
      </w:r>
      <w:proofErr w:type="spellEnd"/>
      <w:r w:rsidRPr="004D149F">
        <w:rPr>
          <w:rStyle w:val="CdigoHTML"/>
          <w:rFonts w:asciiTheme="minorHAnsi" w:eastAsiaTheme="majorEastAsia" w:hAnsiTheme="minorHAnsi" w:cstheme="minorHAnsi"/>
          <w:sz w:val="22"/>
          <w:szCs w:val="22"/>
          <w:rPrChange w:id="82" w:author="Richard Chavez" w:date="2025-11-28T17:35:00Z">
            <w:rPr>
              <w:rStyle w:val="CdigoHTML"/>
              <w:rFonts w:asciiTheme="minorHAnsi" w:eastAsiaTheme="majorEastAsia" w:hAnsiTheme="minorHAnsi" w:cstheme="minorHAnsi"/>
              <w:b/>
              <w:bCs/>
              <w:sz w:val="22"/>
              <w:szCs w:val="22"/>
            </w:rPr>
          </w:rPrChange>
        </w:rPr>
        <w:t>(</w:t>
      </w:r>
      <w:proofErr w:type="gramEnd"/>
      <w:r w:rsidRPr="004D149F">
        <w:rPr>
          <w:rStyle w:val="CdigoHTML"/>
          <w:rFonts w:asciiTheme="minorHAnsi" w:eastAsiaTheme="majorEastAsia" w:hAnsiTheme="minorHAnsi" w:cstheme="minorHAnsi"/>
          <w:sz w:val="22"/>
          <w:szCs w:val="22"/>
          <w:rPrChange w:id="83" w:author="Richard Chavez" w:date="2025-11-28T17:35:00Z">
            <w:rPr>
              <w:rStyle w:val="CdigoHTML"/>
              <w:rFonts w:asciiTheme="minorHAnsi" w:eastAsiaTheme="majorEastAsia" w:hAnsiTheme="minorHAnsi" w:cstheme="minorHAnsi"/>
              <w:b/>
              <w:bCs/>
              <w:sz w:val="22"/>
              <w:szCs w:val="22"/>
            </w:rPr>
          </w:rPrChange>
        </w:rPr>
        <w:t>)</w:t>
      </w:r>
      <w:r w:rsidRPr="004D149F">
        <w:rPr>
          <w:rPrChange w:id="84" w:author="Richard Chavez" w:date="2025-11-28T17:35:00Z">
            <w:rPr>
              <w:b/>
              <w:bCs/>
            </w:rPr>
          </w:rPrChange>
        </w:rPr>
        <w:t>:</w:t>
      </w:r>
      <w:r w:rsidRPr="004D149F">
        <w:t xml:space="preserve"> Utiliza </w:t>
      </w:r>
      <w:proofErr w:type="spellStart"/>
      <w:r w:rsidRPr="004D149F">
        <w:rPr>
          <w:rPrChange w:id="85" w:author="Richard Chavez" w:date="2025-11-28T17:35:00Z">
            <w:rPr>
              <w:b/>
              <w:bCs/>
            </w:rPr>
          </w:rPrChange>
        </w:rPr>
        <w:t>Matplotlib</w:t>
      </w:r>
      <w:proofErr w:type="spellEnd"/>
      <w:r w:rsidRPr="004D149F">
        <w:t xml:space="preserve"> para visualizar la curva de aprendizaje y la distribución de recompensas.</w:t>
      </w:r>
    </w:p>
    <w:p w14:paraId="229EB0B3" w14:textId="07D275A9" w:rsidR="00E17EAE" w:rsidRDefault="00E17EAE" w:rsidP="00E17EAE">
      <w:pPr>
        <w:rPr>
          <w:ins w:id="86" w:author="Richard Chavez" w:date="2025-11-28T17:43:00Z"/>
        </w:rPr>
      </w:pPr>
      <w:proofErr w:type="spellStart"/>
      <w:r w:rsidRPr="004D149F">
        <w:rPr>
          <w:rStyle w:val="CdigoHTML"/>
          <w:rFonts w:asciiTheme="minorHAnsi" w:eastAsiaTheme="majorEastAsia" w:hAnsiTheme="minorHAnsi" w:cstheme="minorHAnsi"/>
          <w:sz w:val="22"/>
          <w:szCs w:val="22"/>
          <w:rPrChange w:id="87" w:author="Richard Chavez" w:date="2025-11-28T17:35:00Z">
            <w:rPr>
              <w:rStyle w:val="CdigoHTML"/>
              <w:rFonts w:asciiTheme="minorHAnsi" w:eastAsiaTheme="majorEastAsia" w:hAnsiTheme="minorHAnsi" w:cstheme="minorHAnsi"/>
              <w:b/>
              <w:bCs/>
              <w:sz w:val="22"/>
              <w:szCs w:val="22"/>
            </w:rPr>
          </w:rPrChange>
        </w:rPr>
        <w:t>simular_episodio_</w:t>
      </w:r>
      <w:proofErr w:type="gramStart"/>
      <w:r w:rsidRPr="004D149F">
        <w:rPr>
          <w:rStyle w:val="CdigoHTML"/>
          <w:rFonts w:asciiTheme="minorHAnsi" w:eastAsiaTheme="majorEastAsia" w:hAnsiTheme="minorHAnsi" w:cstheme="minorHAnsi"/>
          <w:sz w:val="22"/>
          <w:szCs w:val="22"/>
          <w:rPrChange w:id="88" w:author="Richard Chavez" w:date="2025-11-28T17:35:00Z">
            <w:rPr>
              <w:rStyle w:val="CdigoHTML"/>
              <w:rFonts w:asciiTheme="minorHAnsi" w:eastAsiaTheme="majorEastAsia" w:hAnsiTheme="minorHAnsi" w:cstheme="minorHAnsi"/>
              <w:b/>
              <w:bCs/>
              <w:sz w:val="22"/>
              <w:szCs w:val="22"/>
            </w:rPr>
          </w:rPrChange>
        </w:rPr>
        <w:t>visual</w:t>
      </w:r>
      <w:proofErr w:type="spellEnd"/>
      <w:r w:rsidRPr="004D149F">
        <w:rPr>
          <w:rStyle w:val="CdigoHTML"/>
          <w:rFonts w:asciiTheme="minorHAnsi" w:eastAsiaTheme="majorEastAsia" w:hAnsiTheme="minorHAnsi" w:cstheme="minorHAnsi"/>
          <w:sz w:val="22"/>
          <w:szCs w:val="22"/>
          <w:rPrChange w:id="89" w:author="Richard Chavez" w:date="2025-11-28T17:35:00Z">
            <w:rPr>
              <w:rStyle w:val="CdigoHTML"/>
              <w:rFonts w:asciiTheme="minorHAnsi" w:eastAsiaTheme="majorEastAsia" w:hAnsiTheme="minorHAnsi" w:cstheme="minorHAnsi"/>
              <w:b/>
              <w:bCs/>
              <w:sz w:val="22"/>
              <w:szCs w:val="22"/>
            </w:rPr>
          </w:rPrChange>
        </w:rPr>
        <w:t>(</w:t>
      </w:r>
      <w:proofErr w:type="gramEnd"/>
      <w:r w:rsidRPr="004D149F">
        <w:rPr>
          <w:rStyle w:val="CdigoHTML"/>
          <w:rFonts w:asciiTheme="minorHAnsi" w:eastAsiaTheme="majorEastAsia" w:hAnsiTheme="minorHAnsi" w:cstheme="minorHAnsi"/>
          <w:sz w:val="22"/>
          <w:szCs w:val="22"/>
          <w:rPrChange w:id="90" w:author="Richard Chavez" w:date="2025-11-28T17:35:00Z">
            <w:rPr>
              <w:rStyle w:val="CdigoHTML"/>
              <w:rFonts w:asciiTheme="minorHAnsi" w:eastAsiaTheme="majorEastAsia" w:hAnsiTheme="minorHAnsi" w:cstheme="minorHAnsi"/>
              <w:b/>
              <w:bCs/>
              <w:sz w:val="22"/>
              <w:szCs w:val="22"/>
            </w:rPr>
          </w:rPrChange>
        </w:rPr>
        <w:t>)</w:t>
      </w:r>
      <w:r w:rsidRPr="004D149F">
        <w:rPr>
          <w:rPrChange w:id="91" w:author="Richard Chavez" w:date="2025-11-28T17:35:00Z">
            <w:rPr>
              <w:b/>
              <w:bCs/>
            </w:rPr>
          </w:rPrChange>
        </w:rPr>
        <w:t>:</w:t>
      </w:r>
      <w:r w:rsidRPr="004D149F">
        <w:t xml:space="preserve"> Ejecuta un único episodio con la política final y genera una gráfica detallada de la trayectoria de la glucosa contra los límites seguros, permitiendo una inspección visual de la estabilidad del control.</w:t>
      </w:r>
    </w:p>
    <w:p w14:paraId="2FF8986E" w14:textId="77777777" w:rsidR="004D149F" w:rsidRPr="004D149F" w:rsidRDefault="004D149F" w:rsidP="00E17EAE"/>
    <w:p w14:paraId="22BB9D1C" w14:textId="7A81AE2D" w:rsidR="00E17EAE" w:rsidRPr="00E17EAE" w:rsidRDefault="00A07C61" w:rsidP="00E17EAE">
      <w:pPr>
        <w:rPr>
          <w:rFonts w:cstheme="minorHAnsi"/>
          <w:b/>
          <w:bCs/>
          <w:sz w:val="28"/>
          <w:szCs w:val="28"/>
        </w:rPr>
      </w:pPr>
      <w:r>
        <w:rPr>
          <w:rFonts w:cstheme="minorHAnsi"/>
          <w:b/>
          <w:bCs/>
          <w:sz w:val="28"/>
          <w:szCs w:val="28"/>
        </w:rPr>
        <w:t>4</w:t>
      </w:r>
      <w:r w:rsidR="00E17EAE" w:rsidRPr="00E17EAE">
        <w:rPr>
          <w:rFonts w:cstheme="minorHAnsi"/>
          <w:b/>
          <w:bCs/>
          <w:sz w:val="28"/>
          <w:szCs w:val="28"/>
        </w:rPr>
        <w:t xml:space="preserve">. Resultados y Análisis de Rendimiento </w:t>
      </w:r>
    </w:p>
    <w:p w14:paraId="1286EFED" w14:textId="1B2C009D" w:rsidR="00E17EAE" w:rsidRPr="00E17EAE" w:rsidRDefault="00A07C61" w:rsidP="00E17EAE">
      <w:pPr>
        <w:rPr>
          <w:rFonts w:cstheme="minorHAnsi"/>
          <w:b/>
          <w:bCs/>
          <w:sz w:val="24"/>
          <w:szCs w:val="24"/>
        </w:rPr>
      </w:pPr>
      <w:r>
        <w:rPr>
          <w:rFonts w:cstheme="minorHAnsi"/>
          <w:b/>
          <w:bCs/>
          <w:sz w:val="24"/>
          <w:szCs w:val="24"/>
        </w:rPr>
        <w:t>4</w:t>
      </w:r>
      <w:r w:rsidR="00E17EAE" w:rsidRPr="00E17EAE">
        <w:rPr>
          <w:rFonts w:cstheme="minorHAnsi"/>
          <w:b/>
          <w:bCs/>
          <w:sz w:val="24"/>
          <w:szCs w:val="24"/>
        </w:rPr>
        <w:t>.1. Proceso de Entrenamiento</w:t>
      </w:r>
    </w:p>
    <w:p w14:paraId="5DAF05C7" w14:textId="77777777" w:rsidR="00E17EAE" w:rsidRPr="00E17EAE" w:rsidRDefault="00E17EAE" w:rsidP="00E17EAE">
      <w:pPr>
        <w:rPr>
          <w:rFonts w:cstheme="minorHAnsi"/>
        </w:rPr>
      </w:pPr>
      <w:r w:rsidRPr="00E17EAE">
        <w:rPr>
          <w:rFonts w:cstheme="minorHAnsi"/>
        </w:rPr>
        <w:t>El agente fue entrenado durante 5,000 episodios, con 50 pasos por episodio, buscando optimizar la política de dosificación de insulina.</w:t>
      </w:r>
    </w:p>
    <w:p w14:paraId="1E7D835A" w14:textId="59107083" w:rsidR="00E17EAE" w:rsidRPr="00E17EAE" w:rsidRDefault="00E17EAE" w:rsidP="00E17EAE">
      <w:pPr>
        <w:rPr>
          <w:rFonts w:cstheme="minorHAnsi"/>
        </w:rPr>
      </w:pPr>
      <w:r w:rsidRPr="00E17EAE">
        <w:rPr>
          <w:rFonts w:cstheme="minorHAnsi"/>
          <w:b/>
          <w:bCs/>
        </w:rPr>
        <w:t>Progreso de la Recompensa:</w:t>
      </w:r>
      <w:r w:rsidRPr="00E17EAE">
        <w:rPr>
          <w:rFonts w:cstheme="minorHAnsi"/>
        </w:rPr>
        <w:t xml:space="preserve"> La curva de aprendizaje (Media Móvil) mostró una mejora significativa, aunque con alta volatilidad inicial, lo que es común en entornos estocásticos (con ruido) y con penalizaciones fuertes. La recompensa </w:t>
      </w:r>
      <w:r w:rsidRPr="00E17EAE">
        <w:rPr>
          <w:rFonts w:cstheme="minorHAnsi"/>
        </w:rPr>
        <w:lastRenderedPageBreak/>
        <w:t xml:space="preserve">promedio se estabilizó después de aproximadamente 1,000 episodios, coincidiendo con el fin de la fase intensiva de </w:t>
      </w:r>
      <w:r w:rsidRPr="00E17EAE">
        <w:rPr>
          <w:rFonts w:cstheme="minorHAnsi"/>
          <w:b/>
          <w:bCs/>
        </w:rPr>
        <w:t>exploración</w:t>
      </w:r>
      <w:r w:rsidRPr="00E17EAE">
        <w:rPr>
          <w:rFonts w:cstheme="minorHAnsi"/>
        </w:rPr>
        <w:t xml:space="preserve"> (</w:t>
      </w:r>
      <w:r w:rsidR="004D149F">
        <w:rPr>
          <w:rFonts w:cstheme="minorHAnsi"/>
        </w:rPr>
        <w:t>E</w:t>
      </w:r>
      <w:del w:id="92" w:author="Richard Chavez" w:date="2025-11-28T17:35:00Z">
        <w:r w:rsidRPr="00E17EAE" w:rsidDel="004D149F">
          <w:rPr>
            <w:rStyle w:val="math-inline"/>
            <w:rFonts w:cstheme="minorHAnsi"/>
          </w:rPr>
          <w:delText>$\epsilon$</w:delText>
        </w:r>
      </w:del>
      <w:r w:rsidRPr="00E17EAE">
        <w:rPr>
          <w:rFonts w:cstheme="minorHAnsi"/>
        </w:rPr>
        <w:t xml:space="preserve"> </w:t>
      </w:r>
      <w:proofErr w:type="spellStart"/>
      <w:r w:rsidRPr="00E17EAE">
        <w:rPr>
          <w:rFonts w:cstheme="minorHAnsi"/>
        </w:rPr>
        <w:t>decay</w:t>
      </w:r>
      <w:proofErr w:type="spellEnd"/>
      <w:r w:rsidRPr="00E17EAE">
        <w:rPr>
          <w:rFonts w:cstheme="minorHAnsi"/>
        </w:rPr>
        <w:t xml:space="preserve"> a </w:t>
      </w:r>
      <w:del w:id="93" w:author="Richard Chavez" w:date="2025-11-28T17:36:00Z">
        <w:r w:rsidRPr="00E17EAE" w:rsidDel="004D149F">
          <w:rPr>
            <w:rStyle w:val="math-inline"/>
            <w:rFonts w:cstheme="minorHAnsi"/>
          </w:rPr>
          <w:delText>$</w:delText>
        </w:r>
      </w:del>
      <w:r w:rsidRPr="00E17EAE">
        <w:rPr>
          <w:rStyle w:val="math-inline"/>
          <w:rFonts w:cstheme="minorHAnsi"/>
        </w:rPr>
        <w:t>0.01</w:t>
      </w:r>
      <w:del w:id="94" w:author="Richard Chavez" w:date="2025-11-28T17:35:00Z">
        <w:r w:rsidRPr="00E17EAE" w:rsidDel="004D149F">
          <w:rPr>
            <w:rStyle w:val="math-inline"/>
            <w:rFonts w:cstheme="minorHAnsi"/>
          </w:rPr>
          <w:delText>$</w:delText>
        </w:r>
      </w:del>
      <w:r w:rsidRPr="00E17EAE">
        <w:rPr>
          <w:rFonts w:cstheme="minorHAnsi"/>
        </w:rPr>
        <w:t>).</w:t>
      </w:r>
    </w:p>
    <w:p w14:paraId="5024E84A" w14:textId="6B521D89" w:rsidR="00E17EAE" w:rsidRPr="00E17EAE" w:rsidRDefault="00E17EAE" w:rsidP="00E17EAE">
      <w:pPr>
        <w:rPr>
          <w:rFonts w:cstheme="minorHAnsi"/>
        </w:rPr>
      </w:pPr>
      <w:r w:rsidRPr="00E17EAE">
        <w:rPr>
          <w:rFonts w:cstheme="minorHAnsi"/>
          <w:b/>
          <w:bCs/>
        </w:rPr>
        <w:t>Mejor Política:</w:t>
      </w:r>
      <w:r w:rsidRPr="00E17EAE">
        <w:rPr>
          <w:rFonts w:cstheme="minorHAnsi"/>
        </w:rPr>
        <w:t xml:space="preserve"> El agente logró alcanzar una recompensa total máxima de </w:t>
      </w:r>
      <w:del w:id="95" w:author="Richard Chavez" w:date="2025-11-28T17:36:00Z">
        <w:r w:rsidRPr="00E17EAE" w:rsidDel="004D149F">
          <w:rPr>
            <w:rStyle w:val="math-inline"/>
            <w:rFonts w:cstheme="minorHAnsi"/>
            <w:b/>
            <w:bCs/>
          </w:rPr>
          <w:delText>$</w:delText>
        </w:r>
      </w:del>
      <w:r w:rsidRPr="00E17EAE">
        <w:rPr>
          <w:rStyle w:val="math-inline"/>
          <w:rFonts w:cstheme="minorHAnsi"/>
          <w:b/>
          <w:bCs/>
        </w:rPr>
        <w:t>599.10</w:t>
      </w:r>
      <w:ins w:id="96" w:author="Richard Chavez" w:date="2025-11-28T17:51:00Z">
        <w:r w:rsidR="008A390F">
          <w:rPr>
            <w:rStyle w:val="math-inline"/>
            <w:rFonts w:cstheme="minorHAnsi"/>
            <w:b/>
            <w:bCs/>
          </w:rPr>
          <w:t>A</w:t>
        </w:r>
      </w:ins>
      <w:del w:id="97" w:author="Richard Chavez" w:date="2025-11-28T17:36:00Z">
        <w:r w:rsidRPr="00E17EAE" w:rsidDel="004D149F">
          <w:rPr>
            <w:rStyle w:val="math-inline"/>
            <w:rFonts w:cstheme="minorHAnsi"/>
            <w:b/>
            <w:bCs/>
          </w:rPr>
          <w:delText>$</w:delText>
        </w:r>
      </w:del>
      <w:r w:rsidRPr="00E17EAE">
        <w:rPr>
          <w:rFonts w:cstheme="minorHAnsi"/>
        </w:rPr>
        <w:t>, lo que demuestra que la política Q-</w:t>
      </w:r>
      <w:proofErr w:type="spellStart"/>
      <w:r w:rsidRPr="00E17EAE">
        <w:rPr>
          <w:rFonts w:cstheme="minorHAnsi"/>
        </w:rPr>
        <w:t>Learning</w:t>
      </w:r>
      <w:proofErr w:type="spellEnd"/>
      <w:r w:rsidRPr="00E17EAE">
        <w:rPr>
          <w:rFonts w:cstheme="minorHAnsi"/>
        </w:rPr>
        <w:t xml:space="preserve"> </w:t>
      </w:r>
      <w:r w:rsidRPr="00E17EAE">
        <w:rPr>
          <w:rFonts w:cstheme="minorHAnsi"/>
          <w:i/>
          <w:iCs/>
        </w:rPr>
        <w:t>es capaz</w:t>
      </w:r>
      <w:r w:rsidRPr="00E17EAE">
        <w:rPr>
          <w:rFonts w:cstheme="minorHAnsi"/>
        </w:rPr>
        <w:t xml:space="preserve"> de obtener un control glucémico exitoso bajo ciertas condiciones iniciales.</w:t>
      </w:r>
    </w:p>
    <w:p w14:paraId="45273E18" w14:textId="1352661C" w:rsidR="00E17EAE" w:rsidRPr="00E17EAE" w:rsidRDefault="00E17EAE" w:rsidP="00E17EAE">
      <w:pPr>
        <w:rPr>
          <w:rFonts w:cstheme="minorHAnsi"/>
        </w:rPr>
      </w:pPr>
      <w:r w:rsidRPr="00E17EAE">
        <w:rPr>
          <w:rFonts w:cstheme="minorHAnsi"/>
          <w:b/>
          <w:bCs/>
        </w:rPr>
        <w:t>Tamaño de la Política:</w:t>
      </w:r>
      <w:r w:rsidRPr="00E17EAE">
        <w:rPr>
          <w:rFonts w:cstheme="minorHAnsi"/>
        </w:rPr>
        <w:t xml:space="preserve"> El agente exploró y definió valores </w:t>
      </w:r>
      <w:del w:id="98" w:author="Richard Chavez" w:date="2025-11-28T17:36:00Z">
        <w:r w:rsidRPr="00E17EAE" w:rsidDel="004D149F">
          <w:rPr>
            <w:rStyle w:val="math-inline"/>
            <w:rFonts w:cstheme="minorHAnsi"/>
          </w:rPr>
          <w:delText>$</w:delText>
        </w:r>
      </w:del>
      <w:r w:rsidRPr="00E17EAE">
        <w:rPr>
          <w:rStyle w:val="math-inline"/>
          <w:rFonts w:cstheme="minorHAnsi"/>
        </w:rPr>
        <w:t>Q</w:t>
      </w:r>
      <w:del w:id="99" w:author="Richard Chavez" w:date="2025-11-28T17:36:00Z">
        <w:r w:rsidRPr="00E17EAE" w:rsidDel="004D149F">
          <w:rPr>
            <w:rStyle w:val="math-inline"/>
            <w:rFonts w:cstheme="minorHAnsi"/>
          </w:rPr>
          <w:delText>$</w:delText>
        </w:r>
      </w:del>
      <w:r w:rsidRPr="00E17EAE">
        <w:rPr>
          <w:rFonts w:cstheme="minorHAnsi"/>
        </w:rPr>
        <w:t xml:space="preserve"> para </w:t>
      </w:r>
      <w:r w:rsidRPr="00E17EAE">
        <w:rPr>
          <w:rFonts w:cstheme="minorHAnsi"/>
          <w:b/>
          <w:bCs/>
        </w:rPr>
        <w:t>128</w:t>
      </w:r>
      <w:r w:rsidRPr="00E17EAE">
        <w:rPr>
          <w:rFonts w:cstheme="minorHAnsi"/>
        </w:rPr>
        <w:t xml:space="preserve"> pares de estado-acción, lo que confirma que el espacio de estado discretizado fue cubierto en su totalidad.</w:t>
      </w:r>
    </w:p>
    <w:p w14:paraId="0D85F916" w14:textId="0B835DBD" w:rsidR="00E17EAE" w:rsidRPr="00E17EAE" w:rsidRDefault="00A07C61" w:rsidP="00E17EAE">
      <w:pPr>
        <w:rPr>
          <w:rFonts w:cstheme="minorHAnsi"/>
          <w:b/>
          <w:bCs/>
          <w:sz w:val="24"/>
          <w:szCs w:val="24"/>
        </w:rPr>
      </w:pPr>
      <w:r>
        <w:rPr>
          <w:rFonts w:cstheme="minorHAnsi"/>
          <w:b/>
          <w:bCs/>
          <w:sz w:val="24"/>
          <w:szCs w:val="24"/>
        </w:rPr>
        <w:t>4</w:t>
      </w:r>
      <w:r w:rsidR="00E17EAE" w:rsidRPr="00E17EAE">
        <w:rPr>
          <w:rFonts w:cstheme="minorHAnsi"/>
          <w:b/>
          <w:bCs/>
          <w:sz w:val="24"/>
          <w:szCs w:val="24"/>
        </w:rPr>
        <w:t>.2. Evaluación Cuantitativa de la Política Final</w:t>
      </w:r>
    </w:p>
    <w:p w14:paraId="67B176B7" w14:textId="54DCE1F7" w:rsidR="00E17EAE" w:rsidRPr="00E17EAE" w:rsidRDefault="00E17EAE" w:rsidP="00E17EAE">
      <w:pPr>
        <w:rPr>
          <w:rFonts w:cstheme="minorHAnsi"/>
        </w:rPr>
      </w:pPr>
      <w:r w:rsidRPr="00E17EAE">
        <w:rPr>
          <w:rFonts w:cstheme="minorHAnsi"/>
        </w:rPr>
        <w:t xml:space="preserve">Se evaluó el rendimiento del agente entrenado durante 100 episodios, utilizando la política </w:t>
      </w:r>
      <w:r w:rsidRPr="00E17EAE">
        <w:rPr>
          <w:rFonts w:cstheme="minorHAnsi"/>
          <w:b/>
          <w:bCs/>
        </w:rPr>
        <w:t xml:space="preserve">codiciosa </w:t>
      </w:r>
      <w:del w:id="100" w:author="Richard Chavez" w:date="2025-11-28T17:36:00Z">
        <w:r w:rsidRPr="00E17EAE" w:rsidDel="004D149F">
          <w:rPr>
            <w:rFonts w:cstheme="minorHAnsi"/>
            <w:b/>
            <w:bCs/>
          </w:rPr>
          <w:delText>(greedy)</w:delText>
        </w:r>
        <w:r w:rsidRPr="00E17EAE" w:rsidDel="004D149F">
          <w:rPr>
            <w:rFonts w:cstheme="minorHAnsi"/>
          </w:rPr>
          <w:delText xml:space="preserve"> (</w:delText>
        </w:r>
        <w:r w:rsidRPr="00E17EAE" w:rsidDel="004D149F">
          <w:rPr>
            <w:rStyle w:val="math-inline"/>
            <w:rFonts w:cstheme="minorHAnsi"/>
          </w:rPr>
          <w:delText>$\epsilon=0$</w:delText>
        </w:r>
        <w:r w:rsidRPr="00E17EAE" w:rsidDel="004D149F">
          <w:rPr>
            <w:rFonts w:cstheme="minorHAnsi"/>
          </w:rPr>
          <w:delText xml:space="preserve">) </w:delText>
        </w:r>
      </w:del>
      <w:r w:rsidRPr="00E17EAE">
        <w:rPr>
          <w:rFonts w:cstheme="minorHAnsi"/>
        </w:rPr>
        <w:t xml:space="preserve">para medir la efectividad y la seguridad en el control de glucosa. El </w:t>
      </w:r>
      <w:r w:rsidRPr="00E17EAE">
        <w:rPr>
          <w:rFonts w:cstheme="minorHAnsi"/>
          <w:b/>
          <w:bCs/>
        </w:rPr>
        <w:t>Tiempo en Rango (TIR)</w:t>
      </w:r>
      <w:r w:rsidRPr="00E17EAE">
        <w:rPr>
          <w:rFonts w:cstheme="minorHAnsi"/>
        </w:rPr>
        <w:t xml:space="preserve"> se define como la proporción de tiempo con GS entre </w:t>
      </w:r>
      <w:del w:id="101" w:author="Richard Chavez" w:date="2025-11-28T17:36:00Z">
        <w:r w:rsidRPr="00E17EAE" w:rsidDel="004D149F">
          <w:rPr>
            <w:rStyle w:val="math-inline"/>
            <w:rFonts w:cstheme="minorHAnsi"/>
          </w:rPr>
          <w:delText>$</w:delText>
        </w:r>
      </w:del>
      <w:r w:rsidRPr="00E17EAE">
        <w:rPr>
          <w:rStyle w:val="math-inline"/>
          <w:rFonts w:cstheme="minorHAnsi"/>
        </w:rPr>
        <w:t>80-120</w:t>
      </w:r>
      <w:del w:id="102" w:author="Richard Chavez" w:date="2025-11-28T17:36:00Z">
        <w:r w:rsidRPr="00E17EAE" w:rsidDel="004D149F">
          <w:rPr>
            <w:rStyle w:val="math-inline"/>
            <w:rFonts w:cstheme="minorHAnsi"/>
          </w:rPr>
          <w:delText>$</w:delText>
        </w:r>
      </w:del>
      <w:r w:rsidRPr="00E17EAE">
        <w:rPr>
          <w:rFonts w:cstheme="minorHAnsi"/>
        </w:rPr>
        <w:t xml:space="preserve"> mg/</w:t>
      </w:r>
      <w:proofErr w:type="spellStart"/>
      <w:r w:rsidRPr="00E17EAE">
        <w:rPr>
          <w:rFonts w:cstheme="minorHAnsi"/>
        </w:rPr>
        <w:t>dL</w:t>
      </w:r>
      <w:proofErr w:type="spellEnd"/>
      <w:r w:rsidRPr="00E17EAE">
        <w:rPr>
          <w:rFonts w:cs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9"/>
        <w:gridCol w:w="1545"/>
        <w:gridCol w:w="1855"/>
        <w:gridCol w:w="3475"/>
      </w:tblGrid>
      <w:tr w:rsidR="00E17EAE" w:rsidRPr="00E17EAE" w14:paraId="4BBE7F09" w14:textId="77777777" w:rsidTr="00E17EA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242D63" w14:textId="77777777" w:rsidR="00E17EAE" w:rsidRPr="00E17EAE" w:rsidRDefault="00E17EAE" w:rsidP="00E17EAE">
            <w:pPr>
              <w:rPr>
                <w:rFonts w:cstheme="minorHAnsi"/>
              </w:rPr>
            </w:pPr>
            <w:r w:rsidRPr="00E17EAE">
              <w:rPr>
                <w:rStyle w:val="Textoennegrita"/>
                <w:rFonts w:cstheme="minorHAnsi"/>
              </w:rPr>
              <w:t>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DFFCF" w14:textId="77777777" w:rsidR="00E17EAE" w:rsidRPr="00E17EAE" w:rsidRDefault="00E17EAE" w:rsidP="00E17EAE">
            <w:pPr>
              <w:rPr>
                <w:rFonts w:cstheme="minorHAnsi"/>
              </w:rPr>
            </w:pPr>
            <w:r w:rsidRPr="00E17EAE">
              <w:rPr>
                <w:rStyle w:val="Textoennegrita"/>
                <w:rFonts w:cstheme="minorHAnsi"/>
              </w:rPr>
              <w:t>Valor Reportado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BA808" w14:textId="77777777" w:rsidR="00E17EAE" w:rsidRPr="00E17EAE" w:rsidRDefault="00E17EAE" w:rsidP="00E17EAE">
            <w:pPr>
              <w:rPr>
                <w:rFonts w:cstheme="minorHAnsi"/>
              </w:rPr>
            </w:pPr>
            <w:r w:rsidRPr="00E17EAE">
              <w:rPr>
                <w:rStyle w:val="Textoennegrita"/>
                <w:rFonts w:cstheme="minorHAnsi"/>
              </w:rPr>
              <w:t>Rango Ideal (Clínico)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9E9E2" w14:textId="77777777" w:rsidR="00E17EAE" w:rsidRPr="00E17EAE" w:rsidRDefault="00E17EAE" w:rsidP="00E17EAE">
            <w:pPr>
              <w:rPr>
                <w:rFonts w:cstheme="minorHAnsi"/>
              </w:rPr>
            </w:pPr>
            <w:r w:rsidRPr="00E17EAE">
              <w:rPr>
                <w:rStyle w:val="Textoennegrita"/>
                <w:rFonts w:cstheme="minorHAnsi"/>
              </w:rPr>
              <w:t>Análisis de Riesgo</w:t>
            </w:r>
          </w:p>
        </w:tc>
      </w:tr>
      <w:tr w:rsidR="00E17EAE" w:rsidRPr="00E17EAE" w14:paraId="50297560" w14:textId="77777777" w:rsidTr="00E17E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1C4BEB" w14:textId="77777777" w:rsidR="00E17EAE" w:rsidRPr="00E17EAE" w:rsidRDefault="00E17EAE" w:rsidP="00E17EAE">
            <w:pPr>
              <w:rPr>
                <w:rFonts w:cstheme="minorHAnsi"/>
              </w:rPr>
            </w:pPr>
            <w:r w:rsidRPr="00E17EAE">
              <w:rPr>
                <w:rFonts w:cstheme="minorHAnsi"/>
                <w:b/>
                <w:bCs/>
              </w:rPr>
              <w:t>Tiempo en Rango (TIR)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9536E" w14:textId="77777777" w:rsidR="00E17EAE" w:rsidRPr="00E17EAE" w:rsidRDefault="00E17EAE" w:rsidP="00E17EAE">
            <w:pPr>
              <w:rPr>
                <w:rFonts w:cstheme="minorHAnsi"/>
              </w:rPr>
            </w:pPr>
            <w:del w:id="103" w:author="Richard Chavez" w:date="2025-11-28T17:36:00Z">
              <w:r w:rsidRPr="00E17EAE" w:rsidDel="004D149F">
                <w:rPr>
                  <w:rStyle w:val="math-inline"/>
                  <w:rFonts w:cstheme="minorHAnsi"/>
                </w:rPr>
                <w:delText>$</w:delText>
              </w:r>
            </w:del>
            <w:r w:rsidRPr="00E17EAE">
              <w:rPr>
                <w:rStyle w:val="math-inline"/>
                <w:rFonts w:cstheme="minorHAnsi"/>
              </w:rPr>
              <w:t>7.9</w:t>
            </w:r>
            <w:del w:id="104" w:author="Richard Chavez" w:date="2025-11-28T17:37:00Z">
              <w:r w:rsidRPr="00E17EAE" w:rsidDel="004D149F">
                <w:rPr>
                  <w:rStyle w:val="math-inline"/>
                  <w:rFonts w:cstheme="minorHAnsi"/>
                </w:rPr>
                <w:delText>\</w:delText>
              </w:r>
            </w:del>
            <w:r w:rsidRPr="00E17EAE">
              <w:rPr>
                <w:rStyle w:val="math-inline"/>
                <w:rFonts w:cstheme="minorHAnsi"/>
              </w:rPr>
              <w:t>%</w:t>
            </w:r>
            <w:del w:id="105" w:author="Richard Chavez" w:date="2025-11-28T17:37:00Z">
              <w:r w:rsidRPr="00E17EAE" w:rsidDel="004D149F">
                <w:rPr>
                  <w:rStyle w:val="math-inline"/>
                  <w:rFonts w:cstheme="minorHAnsi"/>
                </w:rPr>
                <w:delText>$</w:delText>
              </w:r>
            </w:del>
          </w:p>
        </w:tc>
        <w:tc>
          <w:tcPr>
            <w:tcW w:w="0" w:type="auto"/>
            <w:tcBorders>
              <w:top w:val="single" w:sz="6" w:space="0" w:color="auto"/>
              <w:left w:val="single" w:sz="6" w:space="0" w:color="auto"/>
              <w:bottom w:val="single" w:sz="6" w:space="0" w:color="auto"/>
              <w:right w:val="single" w:sz="6" w:space="0" w:color="auto"/>
            </w:tcBorders>
            <w:vAlign w:val="center"/>
            <w:hideMark/>
          </w:tcPr>
          <w:p w14:paraId="232293BB" w14:textId="77777777" w:rsidR="00E17EAE" w:rsidRPr="00E17EAE" w:rsidRDefault="00E17EAE" w:rsidP="00E17EAE">
            <w:pPr>
              <w:rPr>
                <w:rFonts w:cstheme="minorHAnsi"/>
              </w:rPr>
            </w:pPr>
            <w:del w:id="106" w:author="Richard Chavez" w:date="2025-11-28T17:37:00Z">
              <w:r w:rsidRPr="00E17EAE" w:rsidDel="004D149F">
                <w:rPr>
                  <w:rStyle w:val="math-inline"/>
                  <w:rFonts w:cstheme="minorHAnsi"/>
                </w:rPr>
                <w:delText>$</w:delText>
              </w:r>
            </w:del>
            <w:r w:rsidRPr="00E17EAE">
              <w:rPr>
                <w:rStyle w:val="math-inline"/>
                <w:rFonts w:cstheme="minorHAnsi"/>
              </w:rPr>
              <w:t>&gt;70</w:t>
            </w:r>
            <w:del w:id="107" w:author="Richard Chavez" w:date="2025-11-28T17:37:00Z">
              <w:r w:rsidRPr="00E17EAE" w:rsidDel="004D149F">
                <w:rPr>
                  <w:rStyle w:val="math-inline"/>
                  <w:rFonts w:cstheme="minorHAnsi"/>
                </w:rPr>
                <w:delText>\</w:delText>
              </w:r>
            </w:del>
            <w:r w:rsidRPr="00E17EAE">
              <w:rPr>
                <w:rStyle w:val="math-inline"/>
                <w:rFonts w:cstheme="minorHAnsi"/>
              </w:rPr>
              <w:t>%</w:t>
            </w:r>
            <w:del w:id="108" w:author="Richard Chavez" w:date="2025-11-28T17:37:00Z">
              <w:r w:rsidRPr="00E17EAE" w:rsidDel="004D149F">
                <w:rPr>
                  <w:rStyle w:val="math-inline"/>
                  <w:rFonts w:cstheme="minorHAnsi"/>
                </w:rPr>
                <w:delText>$</w:delText>
              </w:r>
            </w:del>
          </w:p>
        </w:tc>
        <w:tc>
          <w:tcPr>
            <w:tcW w:w="0" w:type="auto"/>
            <w:tcBorders>
              <w:top w:val="single" w:sz="6" w:space="0" w:color="auto"/>
              <w:left w:val="single" w:sz="6" w:space="0" w:color="auto"/>
              <w:bottom w:val="single" w:sz="6" w:space="0" w:color="auto"/>
              <w:right w:val="single" w:sz="6" w:space="0" w:color="auto"/>
            </w:tcBorders>
            <w:vAlign w:val="center"/>
            <w:hideMark/>
          </w:tcPr>
          <w:p w14:paraId="008A2E93" w14:textId="77777777" w:rsidR="00E17EAE" w:rsidRPr="00E17EAE" w:rsidRDefault="00E17EAE" w:rsidP="00E17EAE">
            <w:pPr>
              <w:rPr>
                <w:rFonts w:cstheme="minorHAnsi"/>
              </w:rPr>
            </w:pPr>
            <w:r w:rsidRPr="00E17EAE">
              <w:rPr>
                <w:rFonts w:cstheme="minorHAnsi"/>
              </w:rPr>
              <w:t>Críticamente bajo.</w:t>
            </w:r>
          </w:p>
        </w:tc>
      </w:tr>
      <w:tr w:rsidR="00E17EAE" w:rsidRPr="00E17EAE" w14:paraId="4D204EB7" w14:textId="77777777" w:rsidTr="00E17E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88B1A6" w14:textId="77777777" w:rsidR="00E17EAE" w:rsidRPr="00E17EAE" w:rsidRDefault="00E17EAE" w:rsidP="00E17EAE">
            <w:pPr>
              <w:rPr>
                <w:rFonts w:cstheme="minorHAnsi"/>
              </w:rPr>
            </w:pPr>
            <w:r w:rsidRPr="00E17EAE">
              <w:rPr>
                <w:rFonts w:cstheme="minorHAnsi"/>
                <w:b/>
                <w:bCs/>
              </w:rPr>
              <w:t>Glucosa Promedio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42770" w14:textId="77777777" w:rsidR="00E17EAE" w:rsidRPr="00E17EAE" w:rsidRDefault="00E17EAE" w:rsidP="00E17EAE">
            <w:pPr>
              <w:rPr>
                <w:rFonts w:cstheme="minorHAnsi"/>
              </w:rPr>
            </w:pPr>
            <w:del w:id="109" w:author="Richard Chavez" w:date="2025-11-28T17:37:00Z">
              <w:r w:rsidRPr="00E17EAE" w:rsidDel="004D149F">
                <w:rPr>
                  <w:rStyle w:val="math-inline"/>
                  <w:rFonts w:cstheme="minorHAnsi"/>
                </w:rPr>
                <w:delText>$</w:delText>
              </w:r>
            </w:del>
            <w:r w:rsidRPr="00E17EAE">
              <w:rPr>
                <w:rStyle w:val="math-inline"/>
                <w:rFonts w:cstheme="minorHAnsi"/>
              </w:rPr>
              <w:t>98.1</w:t>
            </w:r>
            <w:del w:id="110" w:author="Richard Chavez" w:date="2025-11-28T17:37:00Z">
              <w:r w:rsidRPr="00E17EAE" w:rsidDel="004D149F">
                <w:rPr>
                  <w:rStyle w:val="math-inline"/>
                  <w:rFonts w:cstheme="minorHAnsi"/>
                </w:rPr>
                <w:delText>$</w:delText>
              </w:r>
            </w:del>
            <w:r w:rsidRPr="00E17EAE">
              <w:rPr>
                <w:rFonts w:cstheme="minorHAnsi"/>
              </w:rPr>
              <w:t xml:space="preserve"> mg/</w:t>
            </w:r>
            <w:proofErr w:type="spellStart"/>
            <w:r w:rsidRPr="00E17EAE">
              <w:rPr>
                <w:rFonts w:cstheme="minorHAnsi"/>
              </w:rPr>
              <w:t>dL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439D060" w14:textId="77777777" w:rsidR="00E17EAE" w:rsidRPr="00E17EAE" w:rsidRDefault="00E17EAE" w:rsidP="00E17EAE">
            <w:pPr>
              <w:rPr>
                <w:rFonts w:cstheme="minorHAnsi"/>
              </w:rPr>
            </w:pPr>
            <w:del w:id="111" w:author="Richard Chavez" w:date="2025-11-28T17:37:00Z">
              <w:r w:rsidRPr="00E17EAE" w:rsidDel="004D149F">
                <w:rPr>
                  <w:rStyle w:val="math-inline"/>
                  <w:rFonts w:cstheme="minorHAnsi"/>
                </w:rPr>
                <w:delText>$</w:delText>
              </w:r>
            </w:del>
            <w:r w:rsidRPr="00E17EAE">
              <w:rPr>
                <w:rStyle w:val="math-inline"/>
                <w:rFonts w:cstheme="minorHAnsi"/>
              </w:rPr>
              <w:t>100-140</w:t>
            </w:r>
            <w:del w:id="112" w:author="Richard Chavez" w:date="2025-11-28T17:37:00Z">
              <w:r w:rsidRPr="00E17EAE" w:rsidDel="004D149F">
                <w:rPr>
                  <w:rStyle w:val="math-inline"/>
                  <w:rFonts w:cstheme="minorHAnsi"/>
                </w:rPr>
                <w:delText>$</w:delText>
              </w:r>
              <w:r w:rsidRPr="00E17EAE" w:rsidDel="004D149F">
                <w:rPr>
                  <w:rFonts w:cstheme="minorHAnsi"/>
                </w:rPr>
                <w:delText xml:space="preserve"> </w:delText>
              </w:r>
            </w:del>
            <w:r w:rsidRPr="00E17EAE">
              <w:rPr>
                <w:rFonts w:cstheme="minorHAnsi"/>
              </w:rPr>
              <w:t>mg/</w:t>
            </w:r>
            <w:proofErr w:type="spellStart"/>
            <w:r w:rsidRPr="00E17EAE">
              <w:rPr>
                <w:rFonts w:cstheme="minorHAnsi"/>
              </w:rPr>
              <w:t>dL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FBC0CD" w14:textId="77777777" w:rsidR="00E17EAE" w:rsidRPr="00E17EAE" w:rsidRDefault="00E17EAE" w:rsidP="00E17EAE">
            <w:pPr>
              <w:rPr>
                <w:rFonts w:cstheme="minorHAnsi"/>
              </w:rPr>
            </w:pPr>
            <w:r w:rsidRPr="00E17EAE">
              <w:rPr>
                <w:rFonts w:cstheme="minorHAnsi"/>
              </w:rPr>
              <w:t>Engañosamente bajo.</w:t>
            </w:r>
          </w:p>
        </w:tc>
      </w:tr>
      <w:tr w:rsidR="00E17EAE" w:rsidRPr="00E17EAE" w14:paraId="1E34C773" w14:textId="77777777" w:rsidTr="00E17E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89EF1" w14:textId="77777777" w:rsidR="00E17EAE" w:rsidRPr="00E17EAE" w:rsidRDefault="00E17EAE" w:rsidP="00E17EAE">
            <w:pPr>
              <w:rPr>
                <w:rFonts w:cstheme="minorHAnsi"/>
              </w:rPr>
            </w:pPr>
            <w:r w:rsidRPr="00E17EAE">
              <w:rPr>
                <w:rFonts w:cstheme="minorHAnsi"/>
                <w:b/>
                <w:bCs/>
              </w:rPr>
              <w:t>Variabilidad</w:t>
            </w:r>
            <w:r w:rsidRPr="00E17EAE">
              <w:rPr>
                <w:rFonts w:cstheme="minorHAnsi"/>
              </w:rPr>
              <w:t xml:space="preserve"> (</w:t>
            </w:r>
            <w:r w:rsidRPr="00E17EAE">
              <w:rPr>
                <w:rStyle w:val="math-inline"/>
                <w:rFonts w:cstheme="minorHAnsi"/>
              </w:rPr>
              <w:t>$\sigma$</w:t>
            </w:r>
            <w:r w:rsidRPr="00E17EAE">
              <w:rPr>
                <w:rFonts w:cs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662F0" w14:textId="77777777" w:rsidR="00E17EAE" w:rsidRPr="00E17EAE" w:rsidRDefault="00E17EAE" w:rsidP="00E17EAE">
            <w:pPr>
              <w:rPr>
                <w:rFonts w:cstheme="minorHAnsi"/>
              </w:rPr>
            </w:pPr>
            <w:del w:id="113" w:author="Richard Chavez" w:date="2025-11-28T17:37:00Z">
              <w:r w:rsidRPr="00E17EAE" w:rsidDel="004D149F">
                <w:rPr>
                  <w:rStyle w:val="math-inline"/>
                  <w:rFonts w:cstheme="minorHAnsi"/>
                </w:rPr>
                <w:delText>$</w:delText>
              </w:r>
            </w:del>
            <w:r w:rsidRPr="00E17EAE">
              <w:rPr>
                <w:rStyle w:val="math-inline"/>
                <w:rFonts w:cstheme="minorHAnsi"/>
              </w:rPr>
              <w:t>40.8</w:t>
            </w:r>
            <w:del w:id="114" w:author="Richard Chavez" w:date="2025-11-28T17:37:00Z">
              <w:r w:rsidRPr="00E17EAE" w:rsidDel="004D149F">
                <w:rPr>
                  <w:rStyle w:val="math-inline"/>
                  <w:rFonts w:cstheme="minorHAnsi"/>
                </w:rPr>
                <w:delText>$</w:delText>
              </w:r>
            </w:del>
            <w:r w:rsidRPr="00E17EAE">
              <w:rPr>
                <w:rFonts w:cstheme="minorHAnsi"/>
              </w:rPr>
              <w:t xml:space="preserve"> mg/</w:t>
            </w:r>
            <w:proofErr w:type="spellStart"/>
            <w:r w:rsidRPr="00E17EAE">
              <w:rPr>
                <w:rFonts w:cstheme="minorHAnsi"/>
              </w:rPr>
              <w:t>dL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1BE4D82" w14:textId="77777777" w:rsidR="00E17EAE" w:rsidRPr="00E17EAE" w:rsidRDefault="00E17EAE" w:rsidP="00E17EAE">
            <w:pPr>
              <w:rPr>
                <w:rFonts w:cstheme="minorHAnsi"/>
              </w:rPr>
            </w:pPr>
            <w:del w:id="115" w:author="Richard Chavez" w:date="2025-11-28T17:37:00Z">
              <w:r w:rsidRPr="00E17EAE" w:rsidDel="004D149F">
                <w:rPr>
                  <w:rStyle w:val="math-inline"/>
                  <w:rFonts w:cstheme="minorHAnsi"/>
                </w:rPr>
                <w:delText>$</w:delText>
              </w:r>
            </w:del>
            <w:r w:rsidRPr="00E17EAE">
              <w:rPr>
                <w:rStyle w:val="math-inline"/>
                <w:rFonts w:cstheme="minorHAnsi"/>
              </w:rPr>
              <w:t>&lt;30</w:t>
            </w:r>
            <w:del w:id="116" w:author="Richard Chavez" w:date="2025-11-28T17:37:00Z">
              <w:r w:rsidRPr="00E17EAE" w:rsidDel="004D149F">
                <w:rPr>
                  <w:rStyle w:val="math-inline"/>
                  <w:rFonts w:cstheme="minorHAnsi"/>
                </w:rPr>
                <w:delText>$</w:delText>
              </w:r>
            </w:del>
            <w:r w:rsidRPr="00E17EAE">
              <w:rPr>
                <w:rFonts w:cstheme="minorHAnsi"/>
              </w:rPr>
              <w:t xml:space="preserve"> mg/</w:t>
            </w:r>
            <w:proofErr w:type="spellStart"/>
            <w:r w:rsidRPr="00E17EAE">
              <w:rPr>
                <w:rFonts w:cstheme="minorHAnsi"/>
              </w:rPr>
              <w:t>dL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CB0302B" w14:textId="77777777" w:rsidR="00E17EAE" w:rsidRPr="00E17EAE" w:rsidRDefault="00E17EAE" w:rsidP="00E17EAE">
            <w:pPr>
              <w:rPr>
                <w:rFonts w:cstheme="minorHAnsi"/>
              </w:rPr>
            </w:pPr>
            <w:r w:rsidRPr="00E17EAE">
              <w:rPr>
                <w:rFonts w:cstheme="minorHAnsi"/>
              </w:rPr>
              <w:t>Alto, indica inestabilidad.</w:t>
            </w:r>
          </w:p>
        </w:tc>
      </w:tr>
      <w:tr w:rsidR="00E17EAE" w:rsidRPr="00E17EAE" w14:paraId="2DF5FA47" w14:textId="77777777" w:rsidTr="00E17E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45AD8" w14:textId="77777777" w:rsidR="00E17EAE" w:rsidRPr="00E17EAE" w:rsidRDefault="00E17EAE" w:rsidP="00E17EAE">
            <w:pPr>
              <w:rPr>
                <w:rFonts w:cstheme="minorHAnsi"/>
              </w:rPr>
            </w:pPr>
            <w:r w:rsidRPr="00E17EAE">
              <w:rPr>
                <w:rFonts w:cstheme="minorHAnsi"/>
                <w:b/>
                <w:bCs/>
              </w:rPr>
              <w:t>Episodios con Hipoglucemia</w:t>
            </w:r>
            <w:r w:rsidRPr="00E17EAE">
              <w:rPr>
                <w:rFonts w:cstheme="minorHAnsi"/>
              </w:rPr>
              <w:t xml:space="preserve"> (</w:t>
            </w:r>
            <w:del w:id="117" w:author="Richard Chavez" w:date="2025-11-28T17:37:00Z">
              <w:r w:rsidRPr="00E17EAE" w:rsidDel="004D149F">
                <w:rPr>
                  <w:rStyle w:val="math-inline"/>
                  <w:rFonts w:cstheme="minorHAnsi"/>
                </w:rPr>
                <w:delText>$</w:delText>
              </w:r>
            </w:del>
            <w:r w:rsidRPr="00E17EAE">
              <w:rPr>
                <w:rStyle w:val="math-inline"/>
                <w:rFonts w:cstheme="minorHAnsi"/>
              </w:rPr>
              <w:t>&lt;70</w:t>
            </w:r>
            <w:del w:id="118" w:author="Richard Chavez" w:date="2025-11-28T17:37:00Z">
              <w:r w:rsidRPr="00E17EAE" w:rsidDel="004D149F">
                <w:rPr>
                  <w:rStyle w:val="math-inline"/>
                  <w:rFonts w:cstheme="minorHAnsi"/>
                </w:rPr>
                <w:delText>$</w:delText>
              </w:r>
              <w:r w:rsidRPr="00E17EAE" w:rsidDel="004D149F">
                <w:rPr>
                  <w:rFonts w:cstheme="minorHAnsi"/>
                </w:rPr>
                <w:delText xml:space="preserve"> </w:delText>
              </w:r>
            </w:del>
            <w:r w:rsidRPr="00E17EAE">
              <w:rPr>
                <w:rFonts w:cstheme="minorHAnsi"/>
              </w:rPr>
              <w:t>mg/</w:t>
            </w:r>
            <w:proofErr w:type="spellStart"/>
            <w:r w:rsidRPr="00E17EAE">
              <w:rPr>
                <w:rFonts w:cstheme="minorHAnsi"/>
              </w:rPr>
              <w:t>dL</w:t>
            </w:r>
            <w:proofErr w:type="spellEnd"/>
            <w:r w:rsidRPr="00E17EAE">
              <w:rPr>
                <w:rFonts w:cs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E0908" w14:textId="77777777" w:rsidR="00E17EAE" w:rsidRPr="00E17EAE" w:rsidRDefault="00E17EAE" w:rsidP="00E17EAE">
            <w:pPr>
              <w:rPr>
                <w:rFonts w:cstheme="minorHAnsi"/>
              </w:rPr>
            </w:pPr>
            <w:del w:id="119" w:author="Richard Chavez" w:date="2025-11-28T17:37:00Z">
              <w:r w:rsidRPr="00E17EAE" w:rsidDel="004D149F">
                <w:rPr>
                  <w:rStyle w:val="math-inline"/>
                  <w:rFonts w:cstheme="minorHAnsi"/>
                  <w:b/>
                  <w:bCs/>
                </w:rPr>
                <w:delText>$</w:delText>
              </w:r>
            </w:del>
            <w:r w:rsidRPr="00E17EAE">
              <w:rPr>
                <w:rStyle w:val="math-inline"/>
                <w:rFonts w:cstheme="minorHAnsi"/>
                <w:b/>
                <w:bCs/>
              </w:rPr>
              <w:t>98/100</w:t>
            </w:r>
            <w:del w:id="120" w:author="Richard Chavez" w:date="2025-11-28T17:37:00Z">
              <w:r w:rsidRPr="00E17EAE" w:rsidDel="004D149F">
                <w:rPr>
                  <w:rStyle w:val="math-inline"/>
                  <w:rFonts w:cstheme="minorHAnsi"/>
                  <w:b/>
                  <w:bCs/>
                </w:rPr>
                <w:delText>$</w:delText>
              </w:r>
            </w:del>
          </w:p>
        </w:tc>
        <w:tc>
          <w:tcPr>
            <w:tcW w:w="0" w:type="auto"/>
            <w:tcBorders>
              <w:top w:val="single" w:sz="6" w:space="0" w:color="auto"/>
              <w:left w:val="single" w:sz="6" w:space="0" w:color="auto"/>
              <w:bottom w:val="single" w:sz="6" w:space="0" w:color="auto"/>
              <w:right w:val="single" w:sz="6" w:space="0" w:color="auto"/>
            </w:tcBorders>
            <w:vAlign w:val="center"/>
            <w:hideMark/>
          </w:tcPr>
          <w:p w14:paraId="399D3559" w14:textId="77777777" w:rsidR="00E17EAE" w:rsidRPr="00E17EAE" w:rsidRDefault="00E17EAE" w:rsidP="00E17EAE">
            <w:pPr>
              <w:rPr>
                <w:rFonts w:cstheme="minorHAnsi"/>
              </w:rPr>
            </w:pPr>
            <w:del w:id="121" w:author="Richard Chavez" w:date="2025-11-28T17:37:00Z">
              <w:r w:rsidRPr="00E17EAE" w:rsidDel="004D149F">
                <w:rPr>
                  <w:rStyle w:val="math-inline"/>
                  <w:rFonts w:cstheme="minorHAnsi"/>
                </w:rPr>
                <w:delText>$</w:delText>
              </w:r>
            </w:del>
            <w:r w:rsidRPr="00E17EAE">
              <w:rPr>
                <w:rStyle w:val="math-inline"/>
                <w:rFonts w:cstheme="minorHAnsi"/>
              </w:rPr>
              <w:t>0/100</w:t>
            </w:r>
            <w:del w:id="122" w:author="Richard Chavez" w:date="2025-11-28T17:37:00Z">
              <w:r w:rsidRPr="00E17EAE" w:rsidDel="004D149F">
                <w:rPr>
                  <w:rStyle w:val="math-inline"/>
                  <w:rFonts w:cstheme="minorHAnsi"/>
                </w:rPr>
                <w:delText>$</w:delText>
              </w:r>
            </w:del>
          </w:p>
        </w:tc>
        <w:tc>
          <w:tcPr>
            <w:tcW w:w="0" w:type="auto"/>
            <w:tcBorders>
              <w:top w:val="single" w:sz="6" w:space="0" w:color="auto"/>
              <w:left w:val="single" w:sz="6" w:space="0" w:color="auto"/>
              <w:bottom w:val="single" w:sz="6" w:space="0" w:color="auto"/>
              <w:right w:val="single" w:sz="6" w:space="0" w:color="auto"/>
            </w:tcBorders>
            <w:vAlign w:val="center"/>
            <w:hideMark/>
          </w:tcPr>
          <w:p w14:paraId="5F146F12" w14:textId="77777777" w:rsidR="00E17EAE" w:rsidRPr="00E17EAE" w:rsidRDefault="00E17EAE" w:rsidP="00E17EAE">
            <w:pPr>
              <w:rPr>
                <w:rFonts w:cstheme="minorHAnsi"/>
              </w:rPr>
            </w:pPr>
            <w:r w:rsidRPr="00E17EAE">
              <w:rPr>
                <w:rFonts w:cstheme="minorHAnsi"/>
                <w:b/>
                <w:bCs/>
              </w:rPr>
              <w:t>Fallo crítico de seguridad.</w:t>
            </w:r>
          </w:p>
        </w:tc>
      </w:tr>
      <w:tr w:rsidR="00E17EAE" w:rsidRPr="00E17EAE" w14:paraId="765CD137" w14:textId="77777777" w:rsidTr="00E17E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8F4F7B" w14:textId="77777777" w:rsidR="00E17EAE" w:rsidRPr="00E17EAE" w:rsidRDefault="00E17EAE" w:rsidP="00E17EAE">
            <w:pPr>
              <w:rPr>
                <w:rFonts w:cstheme="minorHAnsi"/>
              </w:rPr>
            </w:pPr>
            <w:r w:rsidRPr="00E17EAE">
              <w:rPr>
                <w:rFonts w:cstheme="minorHAnsi"/>
                <w:b/>
                <w:bCs/>
              </w:rPr>
              <w:t>Episodios con Hiperglucemia</w:t>
            </w:r>
            <w:r w:rsidRPr="00E17EAE">
              <w:rPr>
                <w:rFonts w:cstheme="minorHAnsi"/>
              </w:rPr>
              <w:t xml:space="preserve"> (</w:t>
            </w:r>
            <w:del w:id="123" w:author="Richard Chavez" w:date="2025-11-28T17:37:00Z">
              <w:r w:rsidRPr="00E17EAE" w:rsidDel="004D149F">
                <w:rPr>
                  <w:rStyle w:val="math-inline"/>
                  <w:rFonts w:cstheme="minorHAnsi"/>
                </w:rPr>
                <w:delText>$</w:delText>
              </w:r>
            </w:del>
            <w:r w:rsidRPr="00E17EAE">
              <w:rPr>
                <w:rStyle w:val="math-inline"/>
                <w:rFonts w:cstheme="minorHAnsi"/>
              </w:rPr>
              <w:t>&gt;180</w:t>
            </w:r>
            <w:del w:id="124" w:author="Richard Chavez" w:date="2025-11-28T17:37:00Z">
              <w:r w:rsidRPr="00E17EAE" w:rsidDel="004D149F">
                <w:rPr>
                  <w:rStyle w:val="math-inline"/>
                  <w:rFonts w:cstheme="minorHAnsi"/>
                </w:rPr>
                <w:delText>$</w:delText>
              </w:r>
            </w:del>
            <w:r w:rsidRPr="00E17EAE">
              <w:rPr>
                <w:rFonts w:cstheme="minorHAnsi"/>
              </w:rPr>
              <w:t xml:space="preserve"> mg/</w:t>
            </w:r>
            <w:proofErr w:type="spellStart"/>
            <w:r w:rsidRPr="00E17EAE">
              <w:rPr>
                <w:rFonts w:cstheme="minorHAnsi"/>
              </w:rPr>
              <w:t>dL</w:t>
            </w:r>
            <w:proofErr w:type="spellEnd"/>
            <w:r w:rsidRPr="00E17EAE">
              <w:rPr>
                <w:rFonts w:cstheme="minorHAns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90BC9" w14:textId="77777777" w:rsidR="00E17EAE" w:rsidRPr="00E17EAE" w:rsidRDefault="00E17EAE" w:rsidP="00E17EAE">
            <w:pPr>
              <w:rPr>
                <w:rFonts w:cstheme="minorHAnsi"/>
              </w:rPr>
            </w:pPr>
            <w:del w:id="125" w:author="Richard Chavez" w:date="2025-11-28T17:37:00Z">
              <w:r w:rsidRPr="00E17EAE" w:rsidDel="004D149F">
                <w:rPr>
                  <w:rStyle w:val="math-inline"/>
                  <w:rFonts w:cstheme="minorHAnsi"/>
                </w:rPr>
                <w:delText>$</w:delText>
              </w:r>
            </w:del>
            <w:r w:rsidRPr="00E17EAE">
              <w:rPr>
                <w:rStyle w:val="math-inline"/>
                <w:rFonts w:cstheme="minorHAnsi"/>
              </w:rPr>
              <w:t>18/100</w:t>
            </w:r>
            <w:del w:id="126" w:author="Richard Chavez" w:date="2025-11-28T17:37:00Z">
              <w:r w:rsidRPr="00E17EAE" w:rsidDel="004D149F">
                <w:rPr>
                  <w:rStyle w:val="math-inline"/>
                  <w:rFonts w:cstheme="minorHAnsi"/>
                </w:rPr>
                <w:delText>$</w:delText>
              </w:r>
            </w:del>
          </w:p>
        </w:tc>
        <w:tc>
          <w:tcPr>
            <w:tcW w:w="0" w:type="auto"/>
            <w:tcBorders>
              <w:top w:val="single" w:sz="6" w:space="0" w:color="auto"/>
              <w:left w:val="single" w:sz="6" w:space="0" w:color="auto"/>
              <w:bottom w:val="single" w:sz="6" w:space="0" w:color="auto"/>
              <w:right w:val="single" w:sz="6" w:space="0" w:color="auto"/>
            </w:tcBorders>
            <w:vAlign w:val="center"/>
            <w:hideMark/>
          </w:tcPr>
          <w:p w14:paraId="1B75D94A" w14:textId="77777777" w:rsidR="00E17EAE" w:rsidRPr="00E17EAE" w:rsidRDefault="00E17EAE" w:rsidP="00E17EAE">
            <w:pPr>
              <w:rPr>
                <w:rFonts w:cstheme="minorHAnsi"/>
              </w:rPr>
            </w:pPr>
            <w:del w:id="127" w:author="Richard Chavez" w:date="2025-11-28T17:37:00Z">
              <w:r w:rsidRPr="00E17EAE" w:rsidDel="004D149F">
                <w:rPr>
                  <w:rStyle w:val="math-inline"/>
                  <w:rFonts w:cstheme="minorHAnsi"/>
                </w:rPr>
                <w:delText>$</w:delText>
              </w:r>
            </w:del>
            <w:r w:rsidRPr="00E17EAE">
              <w:rPr>
                <w:rStyle w:val="math-inline"/>
                <w:rFonts w:cstheme="minorHAnsi"/>
              </w:rPr>
              <w:t>&lt;5/100</w:t>
            </w:r>
            <w:del w:id="128" w:author="Richard Chavez" w:date="2025-11-28T17:37:00Z">
              <w:r w:rsidRPr="00E17EAE" w:rsidDel="004D149F">
                <w:rPr>
                  <w:rStyle w:val="math-inline"/>
                  <w:rFonts w:cstheme="minorHAnsi"/>
                </w:rPr>
                <w:delText>$</w:delText>
              </w:r>
            </w:del>
          </w:p>
        </w:tc>
        <w:tc>
          <w:tcPr>
            <w:tcW w:w="0" w:type="auto"/>
            <w:tcBorders>
              <w:top w:val="single" w:sz="6" w:space="0" w:color="auto"/>
              <w:left w:val="single" w:sz="6" w:space="0" w:color="auto"/>
              <w:bottom w:val="single" w:sz="6" w:space="0" w:color="auto"/>
              <w:right w:val="single" w:sz="6" w:space="0" w:color="auto"/>
            </w:tcBorders>
            <w:vAlign w:val="center"/>
            <w:hideMark/>
          </w:tcPr>
          <w:p w14:paraId="131DB95D" w14:textId="77777777" w:rsidR="00E17EAE" w:rsidRPr="00E17EAE" w:rsidRDefault="00E17EAE" w:rsidP="00E17EAE">
            <w:pPr>
              <w:rPr>
                <w:rFonts w:cstheme="minorHAnsi"/>
              </w:rPr>
            </w:pPr>
            <w:r w:rsidRPr="00E17EAE">
              <w:rPr>
                <w:rFonts w:cstheme="minorHAnsi"/>
              </w:rPr>
              <w:t>Riesgo moderado.</w:t>
            </w:r>
          </w:p>
        </w:tc>
      </w:tr>
      <w:tr w:rsidR="00E17EAE" w:rsidRPr="00E17EAE" w14:paraId="0B248D92" w14:textId="77777777" w:rsidTr="00E17EA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D3202B" w14:textId="77777777" w:rsidR="00E17EAE" w:rsidRPr="00E17EAE" w:rsidRDefault="00E17EAE" w:rsidP="00E17EAE">
            <w:pPr>
              <w:rPr>
                <w:rFonts w:cstheme="minorHAnsi"/>
              </w:rPr>
            </w:pPr>
            <w:r w:rsidRPr="00E17EAE">
              <w:rPr>
                <w:rFonts w:cstheme="minorHAnsi"/>
                <w:b/>
                <w:bCs/>
              </w:rPr>
              <w:t>Recompensa Promedio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5EEC1" w14:textId="77777777" w:rsidR="00E17EAE" w:rsidRPr="00E17EAE" w:rsidRDefault="00E17EAE" w:rsidP="00E17EAE">
            <w:pPr>
              <w:rPr>
                <w:rFonts w:cstheme="minorHAnsi"/>
              </w:rPr>
            </w:pPr>
            <w:del w:id="129" w:author="Richard Chavez" w:date="2025-11-28T17:37:00Z">
              <w:r w:rsidRPr="00E17EAE" w:rsidDel="004D149F">
                <w:rPr>
                  <w:rStyle w:val="math-inline"/>
                  <w:rFonts w:cstheme="minorHAnsi"/>
                </w:rPr>
                <w:delText>$</w:delText>
              </w:r>
            </w:del>
            <w:r w:rsidRPr="00E17EAE">
              <w:rPr>
                <w:rStyle w:val="math-inline"/>
                <w:rFonts w:cstheme="minorHAnsi"/>
              </w:rPr>
              <w:t>-13.17</w:t>
            </w:r>
            <w:del w:id="130" w:author="Richard Chavez" w:date="2025-11-28T17:37:00Z">
              <w:r w:rsidRPr="00E17EAE" w:rsidDel="004D149F">
                <w:rPr>
                  <w:rStyle w:val="math-inline"/>
                  <w:rFonts w:cstheme="minorHAnsi"/>
                </w:rPr>
                <w:delText>$</w:delText>
              </w:r>
            </w:del>
          </w:p>
        </w:tc>
        <w:tc>
          <w:tcPr>
            <w:tcW w:w="0" w:type="auto"/>
            <w:tcBorders>
              <w:top w:val="single" w:sz="6" w:space="0" w:color="auto"/>
              <w:left w:val="single" w:sz="6" w:space="0" w:color="auto"/>
              <w:bottom w:val="single" w:sz="6" w:space="0" w:color="auto"/>
              <w:right w:val="single" w:sz="6" w:space="0" w:color="auto"/>
            </w:tcBorders>
            <w:vAlign w:val="center"/>
            <w:hideMark/>
          </w:tcPr>
          <w:p w14:paraId="5C2559D9" w14:textId="77777777" w:rsidR="00E17EAE" w:rsidRPr="00E17EAE" w:rsidRDefault="00E17EAE" w:rsidP="00E17EAE">
            <w:pPr>
              <w:rPr>
                <w:rFonts w:cstheme="minorHAnsi"/>
              </w:rPr>
            </w:pPr>
            <w:r w:rsidRPr="00E17EAE">
              <w:rPr>
                <w:rFonts w:cstheme="minorHAnsi"/>
              </w:rPr>
              <w:t>Máximo posible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4BDDD" w14:textId="77777777" w:rsidR="00E17EAE" w:rsidRPr="00E17EAE" w:rsidRDefault="00E17EAE" w:rsidP="00E17EAE">
            <w:pPr>
              <w:rPr>
                <w:rFonts w:cstheme="minorHAnsi"/>
              </w:rPr>
            </w:pPr>
            <w:r w:rsidRPr="00E17EAE">
              <w:rPr>
                <w:rFonts w:cstheme="minorHAnsi"/>
              </w:rPr>
              <w:t>Negativo, dominado por penalizaciones.</w:t>
            </w:r>
          </w:p>
        </w:tc>
      </w:tr>
    </w:tbl>
    <w:p w14:paraId="1457DC0E" w14:textId="77777777" w:rsidR="00E17EAE" w:rsidRPr="00E17EAE" w:rsidRDefault="00E17EAE" w:rsidP="00E17EAE">
      <w:pPr>
        <w:rPr>
          <w:rFonts w:cstheme="minorHAnsi"/>
        </w:rPr>
      </w:pPr>
      <w:r w:rsidRPr="00E17EAE">
        <w:rPr>
          <w:rFonts w:cstheme="minorHAnsi"/>
        </w:rPr>
        <w:t>Análisis Crítico de la Política</w:t>
      </w:r>
    </w:p>
    <w:p w14:paraId="09A1B98A" w14:textId="77777777" w:rsidR="00E17EAE" w:rsidRPr="00E17EAE" w:rsidRDefault="00E17EAE" w:rsidP="00E17EAE">
      <w:pPr>
        <w:rPr>
          <w:rFonts w:cstheme="minorHAnsi"/>
        </w:rPr>
      </w:pPr>
      <w:r w:rsidRPr="00E17EAE">
        <w:rPr>
          <w:rFonts w:cstheme="minorHAnsi"/>
        </w:rPr>
        <w:t>El agente Q-</w:t>
      </w:r>
      <w:proofErr w:type="spellStart"/>
      <w:r w:rsidRPr="00E17EAE">
        <w:rPr>
          <w:rFonts w:cstheme="minorHAnsi"/>
        </w:rPr>
        <w:t>Learning</w:t>
      </w:r>
      <w:proofErr w:type="spellEnd"/>
      <w:r w:rsidRPr="00E17EAE">
        <w:rPr>
          <w:rFonts w:cstheme="minorHAnsi"/>
        </w:rPr>
        <w:t xml:space="preserve"> no logró aprender una política robusta y segura, revelando un problema de diseño en el modelo:</w:t>
      </w:r>
    </w:p>
    <w:p w14:paraId="1C579C4E" w14:textId="77777777" w:rsidR="00E17EAE" w:rsidRPr="00E17EAE" w:rsidRDefault="00E17EAE" w:rsidP="00E17EAE">
      <w:pPr>
        <w:rPr>
          <w:rFonts w:cstheme="minorHAnsi"/>
        </w:rPr>
      </w:pPr>
      <w:r w:rsidRPr="00E17EAE">
        <w:rPr>
          <w:rFonts w:cstheme="minorHAnsi"/>
          <w:b/>
          <w:bCs/>
        </w:rPr>
        <w:t>Inseguridad y Agresividad:</w:t>
      </w:r>
      <w:r w:rsidRPr="00E17EAE">
        <w:rPr>
          <w:rFonts w:cstheme="minorHAnsi"/>
        </w:rPr>
        <w:t xml:space="preserve"> El resultado más preocupante es la alta incidencia de </w:t>
      </w:r>
      <w:r w:rsidRPr="00E17EAE">
        <w:rPr>
          <w:rFonts w:cstheme="minorHAnsi"/>
          <w:b/>
          <w:bCs/>
        </w:rPr>
        <w:t>Hipoglucemia</w:t>
      </w:r>
      <w:r w:rsidRPr="00E17EAE">
        <w:rPr>
          <w:rFonts w:cstheme="minorHAnsi"/>
        </w:rPr>
        <w:t xml:space="preserve"> (</w:t>
      </w:r>
      <w:del w:id="131" w:author="Richard Chavez" w:date="2025-11-28T17:37:00Z">
        <w:r w:rsidRPr="00E17EAE" w:rsidDel="004D149F">
          <w:rPr>
            <w:rStyle w:val="math-inline"/>
            <w:rFonts w:cstheme="minorHAnsi"/>
          </w:rPr>
          <w:delText>$</w:delText>
        </w:r>
      </w:del>
      <w:r w:rsidRPr="00E17EAE">
        <w:rPr>
          <w:rStyle w:val="math-inline"/>
          <w:rFonts w:cstheme="minorHAnsi"/>
        </w:rPr>
        <w:t>98</w:t>
      </w:r>
      <w:del w:id="132" w:author="Richard Chavez" w:date="2025-11-28T17:37:00Z">
        <w:r w:rsidRPr="00E17EAE" w:rsidDel="004D149F">
          <w:rPr>
            <w:rStyle w:val="math-inline"/>
            <w:rFonts w:cstheme="minorHAnsi"/>
          </w:rPr>
          <w:delText>\</w:delText>
        </w:r>
      </w:del>
      <w:r w:rsidRPr="00E17EAE">
        <w:rPr>
          <w:rStyle w:val="math-inline"/>
          <w:rFonts w:cstheme="minorHAnsi"/>
        </w:rPr>
        <w:t>%</w:t>
      </w:r>
      <w:del w:id="133" w:author="Richard Chavez" w:date="2025-11-28T17:37:00Z">
        <w:r w:rsidRPr="00E17EAE" w:rsidDel="004D149F">
          <w:rPr>
            <w:rStyle w:val="math-inline"/>
            <w:rFonts w:cstheme="minorHAnsi"/>
          </w:rPr>
          <w:delText>$</w:delText>
        </w:r>
      </w:del>
      <w:r w:rsidRPr="00E17EAE">
        <w:rPr>
          <w:rFonts w:cstheme="minorHAnsi"/>
        </w:rPr>
        <w:t xml:space="preserve"> de los episodios). Esto indica que el agente aprendió a utilizar la insulina de forma </w:t>
      </w:r>
      <w:r w:rsidRPr="00E17EAE">
        <w:rPr>
          <w:rFonts w:cstheme="minorHAnsi"/>
          <w:b/>
          <w:bCs/>
        </w:rPr>
        <w:t>demasiado agresiva</w:t>
      </w:r>
      <w:r w:rsidRPr="00E17EAE">
        <w:rPr>
          <w:rFonts w:cstheme="minorHAnsi"/>
        </w:rPr>
        <w:t xml:space="preserve"> o a </w:t>
      </w:r>
      <w:proofErr w:type="spellStart"/>
      <w:r w:rsidRPr="00E17EAE">
        <w:rPr>
          <w:rFonts w:cstheme="minorHAnsi"/>
          <w:b/>
          <w:bCs/>
        </w:rPr>
        <w:t>sobre-corregir</w:t>
      </w:r>
      <w:proofErr w:type="spellEnd"/>
      <w:r w:rsidRPr="00E17EAE">
        <w:rPr>
          <w:rFonts w:cstheme="minorHAnsi"/>
        </w:rPr>
        <w:t xml:space="preserve"> rápidamente los picos de glucosa (causados por el evento de "Comida Reciente"). Esta </w:t>
      </w:r>
      <w:proofErr w:type="spellStart"/>
      <w:r w:rsidRPr="00E17EAE">
        <w:rPr>
          <w:rFonts w:cstheme="minorHAnsi"/>
        </w:rPr>
        <w:t>sobre-corrección</w:t>
      </w:r>
      <w:proofErr w:type="spellEnd"/>
      <w:r w:rsidRPr="00E17EAE">
        <w:rPr>
          <w:rFonts w:cstheme="minorHAnsi"/>
        </w:rPr>
        <w:t xml:space="preserve"> lleva la GS por debajo del límite de seguridad e incluso al límite de terminación del episodio (</w:t>
      </w:r>
      <w:del w:id="134" w:author="Richard Chavez" w:date="2025-11-28T17:37:00Z">
        <w:r w:rsidRPr="00E17EAE" w:rsidDel="004D149F">
          <w:rPr>
            <w:rStyle w:val="math-inline"/>
            <w:rFonts w:cstheme="minorHAnsi"/>
          </w:rPr>
          <w:delText>$</w:delText>
        </w:r>
      </w:del>
      <w:r w:rsidRPr="00E17EAE">
        <w:rPr>
          <w:rStyle w:val="math-inline"/>
          <w:rFonts w:cstheme="minorHAnsi"/>
        </w:rPr>
        <w:t>&lt;50</w:t>
      </w:r>
      <w:del w:id="135" w:author="Richard Chavez" w:date="2025-11-28T17:37:00Z">
        <w:r w:rsidRPr="00E17EAE" w:rsidDel="004D149F">
          <w:rPr>
            <w:rStyle w:val="math-inline"/>
            <w:rFonts w:cstheme="minorHAnsi"/>
          </w:rPr>
          <w:delText>$</w:delText>
        </w:r>
      </w:del>
      <w:r w:rsidRPr="00E17EAE">
        <w:rPr>
          <w:rFonts w:cstheme="minorHAnsi"/>
        </w:rPr>
        <w:t xml:space="preserve"> mg/</w:t>
      </w:r>
      <w:proofErr w:type="spellStart"/>
      <w:r w:rsidRPr="00E17EAE">
        <w:rPr>
          <w:rFonts w:cstheme="minorHAnsi"/>
        </w:rPr>
        <w:t>dL</w:t>
      </w:r>
      <w:proofErr w:type="spellEnd"/>
      <w:r w:rsidRPr="00E17EAE">
        <w:rPr>
          <w:rFonts w:cstheme="minorHAnsi"/>
        </w:rPr>
        <w:t>).</w:t>
      </w:r>
    </w:p>
    <w:p w14:paraId="68142683" w14:textId="4726B927" w:rsidR="00E17EAE" w:rsidRPr="00E17EAE" w:rsidRDefault="00E17EAE" w:rsidP="00E17EAE">
      <w:pPr>
        <w:rPr>
          <w:rFonts w:cstheme="minorHAnsi"/>
        </w:rPr>
      </w:pPr>
      <w:r w:rsidRPr="00E17EAE">
        <w:rPr>
          <w:rFonts w:cstheme="minorHAnsi"/>
          <w:b/>
          <w:bCs/>
        </w:rPr>
        <w:t>Variabilidad Extrema:</w:t>
      </w:r>
      <w:r w:rsidRPr="00E17EAE">
        <w:rPr>
          <w:rFonts w:cstheme="minorHAnsi"/>
        </w:rPr>
        <w:t xml:space="preserve"> La </w:t>
      </w:r>
      <w:r w:rsidRPr="00E17EAE">
        <w:rPr>
          <w:rFonts w:cstheme="minorHAnsi"/>
          <w:b/>
          <w:bCs/>
        </w:rPr>
        <w:t xml:space="preserve">alta desviación </w:t>
      </w:r>
      <w:proofErr w:type="spellStart"/>
      <w:r w:rsidRPr="00E17EAE">
        <w:rPr>
          <w:rFonts w:cstheme="minorHAnsi"/>
          <w:b/>
          <w:bCs/>
        </w:rPr>
        <w:t>estándar</w:t>
      </w:r>
      <w:del w:id="136" w:author="Richard Chavez" w:date="2025-11-28T17:38:00Z">
        <w:r w:rsidRPr="00E17EAE" w:rsidDel="004D149F">
          <w:rPr>
            <w:rFonts w:cstheme="minorHAnsi"/>
            <w:b/>
            <w:bCs/>
          </w:rPr>
          <w:delText xml:space="preserve"> (</w:delText>
        </w:r>
        <w:r w:rsidRPr="00E17EAE" w:rsidDel="004D149F">
          <w:rPr>
            <w:rStyle w:val="math-inline"/>
            <w:rFonts w:cstheme="minorHAnsi"/>
            <w:b/>
            <w:bCs/>
          </w:rPr>
          <w:delText>$\sigma=40.8$</w:delText>
        </w:r>
        <w:r w:rsidRPr="00E17EAE" w:rsidDel="004D149F">
          <w:rPr>
            <w:rFonts w:cstheme="minorHAnsi"/>
            <w:b/>
            <w:bCs/>
          </w:rPr>
          <w:delText xml:space="preserve"> mg/dL)</w:delText>
        </w:r>
      </w:del>
      <w:del w:id="137" w:author="Richard Chavez" w:date="2025-11-28T17:44:00Z">
        <w:r w:rsidRPr="00E17EAE" w:rsidDel="004D149F">
          <w:rPr>
            <w:rFonts w:cstheme="minorHAnsi"/>
          </w:rPr>
          <w:delText xml:space="preserve"> </w:delText>
        </w:r>
      </w:del>
      <w:r w:rsidRPr="00E17EAE">
        <w:rPr>
          <w:rFonts w:cstheme="minorHAnsi"/>
        </w:rPr>
        <w:t>confirma</w:t>
      </w:r>
      <w:proofErr w:type="spellEnd"/>
      <w:r w:rsidRPr="00E17EAE">
        <w:rPr>
          <w:rFonts w:cstheme="minorHAnsi"/>
        </w:rPr>
        <w:t xml:space="preserve"> que el agente genera un control de </w:t>
      </w:r>
      <w:r w:rsidRPr="00E17EAE">
        <w:rPr>
          <w:rFonts w:cstheme="minorHAnsi"/>
          <w:b/>
          <w:bCs/>
        </w:rPr>
        <w:t>montaña rusa</w:t>
      </w:r>
      <w:r w:rsidRPr="00E17EAE">
        <w:rPr>
          <w:rFonts w:cstheme="minorHAnsi"/>
        </w:rPr>
        <w:t>, oscilando bruscamente entre hiperglucemia y la hipoglucemia, en lugar de una curva de glucosa suave y estable.</w:t>
      </w:r>
    </w:p>
    <w:p w14:paraId="3EC8DC0F" w14:textId="0DAB9474" w:rsidR="00E17EAE" w:rsidRPr="00E17EAE" w:rsidRDefault="00E17EAE" w:rsidP="00E17EAE">
      <w:pPr>
        <w:rPr>
          <w:rFonts w:cstheme="minorHAnsi"/>
        </w:rPr>
      </w:pPr>
      <w:r w:rsidRPr="00E17EAE">
        <w:rPr>
          <w:rFonts w:cstheme="minorHAnsi"/>
          <w:b/>
          <w:bCs/>
        </w:rPr>
        <w:t>Insuficiencia del Espacio de Estado:</w:t>
      </w:r>
      <w:r w:rsidRPr="00E17EAE">
        <w:rPr>
          <w:rFonts w:cstheme="minorHAnsi"/>
        </w:rPr>
        <w:t xml:space="preserve"> La política Q-</w:t>
      </w:r>
      <w:proofErr w:type="spellStart"/>
      <w:r w:rsidRPr="00E17EAE">
        <w:rPr>
          <w:rFonts w:cstheme="minorHAnsi"/>
        </w:rPr>
        <w:t>Learning</w:t>
      </w:r>
      <w:proofErr w:type="spellEnd"/>
      <w:r w:rsidRPr="00E17EAE">
        <w:rPr>
          <w:rFonts w:cstheme="minorHAnsi"/>
        </w:rPr>
        <w:t xml:space="preserve"> se basa únicamente en el </w:t>
      </w:r>
      <w:r w:rsidRPr="00E17EAE">
        <w:rPr>
          <w:rFonts w:cstheme="minorHAnsi"/>
          <w:b/>
          <w:bCs/>
        </w:rPr>
        <w:t>nivel</w:t>
      </w:r>
      <w:r w:rsidRPr="00E17EAE">
        <w:rPr>
          <w:rFonts w:cstheme="minorHAnsi"/>
        </w:rPr>
        <w:t xml:space="preserve"> actual de glucosa (ALTA, NORMAL, BAJA). No tiene información sobre la </w:t>
      </w:r>
      <w:r w:rsidRPr="00E17EAE">
        <w:rPr>
          <w:rFonts w:cstheme="minorHAnsi"/>
          <w:b/>
          <w:bCs/>
        </w:rPr>
        <w:t>Tasa de Cambio (Delta)</w:t>
      </w:r>
      <w:r w:rsidRPr="00E17EAE">
        <w:rPr>
          <w:rFonts w:cstheme="minorHAnsi"/>
        </w:rPr>
        <w:t xml:space="preserve"> de la glucosa (es decir, si la GS está subiendo o bajando rápidamente). Esta falta de contexto dinámico lleva a decisiones erróneas al aplicar insulina cuando la GS ya está en caída libre.</w:t>
      </w:r>
    </w:p>
    <w:p w14:paraId="3AAEF81A" w14:textId="0E2D40DC" w:rsidR="00E17EAE" w:rsidRPr="00E17EAE" w:rsidRDefault="00A07C61" w:rsidP="00E17EAE">
      <w:pPr>
        <w:rPr>
          <w:rFonts w:cstheme="minorHAnsi"/>
          <w:b/>
          <w:bCs/>
          <w:sz w:val="24"/>
          <w:szCs w:val="24"/>
        </w:rPr>
      </w:pPr>
      <w:r>
        <w:rPr>
          <w:rFonts w:cstheme="minorHAnsi"/>
          <w:b/>
          <w:bCs/>
          <w:sz w:val="24"/>
          <w:szCs w:val="24"/>
        </w:rPr>
        <w:t>4</w:t>
      </w:r>
      <w:r w:rsidR="00E17EAE" w:rsidRPr="00E17EAE">
        <w:rPr>
          <w:rFonts w:cstheme="minorHAnsi"/>
          <w:b/>
          <w:bCs/>
          <w:sz w:val="24"/>
          <w:szCs w:val="24"/>
        </w:rPr>
        <w:t>.3. Simulación Visual de un Episodio</w:t>
      </w:r>
    </w:p>
    <w:p w14:paraId="6570D050" w14:textId="77777777" w:rsidR="00E17EAE" w:rsidRPr="00E17EAE" w:rsidRDefault="00E17EAE" w:rsidP="00E17EAE">
      <w:pPr>
        <w:rPr>
          <w:rFonts w:cstheme="minorHAnsi"/>
        </w:rPr>
      </w:pPr>
      <w:r w:rsidRPr="00E17EAE">
        <w:rPr>
          <w:rFonts w:cstheme="minorHAnsi"/>
        </w:rPr>
        <w:t>La simulación de un episodio con la política final proporciona una visión clara de la estabilidad del control:</w:t>
      </w:r>
    </w:p>
    <w:p w14:paraId="33F48938" w14:textId="77777777" w:rsidR="00E17EAE" w:rsidRPr="00E17EAE" w:rsidRDefault="00E17EAE" w:rsidP="00E17EAE">
      <w:pPr>
        <w:rPr>
          <w:rFonts w:cstheme="minorHAnsi"/>
        </w:rPr>
      </w:pPr>
      <w:r w:rsidRPr="00E17EAE">
        <w:rPr>
          <w:rFonts w:cstheme="minorHAnsi"/>
          <w:b/>
          <w:bCs/>
        </w:rPr>
        <w:t>Trayectoria de Glucosa:</w:t>
      </w:r>
      <w:r w:rsidRPr="00E17EAE">
        <w:rPr>
          <w:rFonts w:cstheme="minorHAnsi"/>
        </w:rPr>
        <w:t xml:space="preserve"> La gráfica ilustra las fluctuaciones extremas de la GS, cruzando el límite superior y luego la línea de hipoglucemia rápidamente, antes de intentar estabilizarse.</w:t>
      </w:r>
    </w:p>
    <w:p w14:paraId="4741025C" w14:textId="77777777" w:rsidR="00E17EAE" w:rsidRPr="00E17EAE" w:rsidRDefault="00E17EAE" w:rsidP="00E17EAE">
      <w:pPr>
        <w:rPr>
          <w:rFonts w:cstheme="minorHAnsi"/>
        </w:rPr>
      </w:pPr>
      <w:r w:rsidRPr="00E17EAE">
        <w:rPr>
          <w:rFonts w:cstheme="minorHAnsi"/>
          <w:b/>
          <w:bCs/>
        </w:rPr>
        <w:lastRenderedPageBreak/>
        <w:t>Decisiones:</w:t>
      </w:r>
      <w:r w:rsidRPr="00E17EAE">
        <w:rPr>
          <w:rFonts w:cstheme="minorHAnsi"/>
        </w:rPr>
        <w:t xml:space="preserve"> Las acciones más frecuentes fueron la contención (</w:t>
      </w:r>
      <w:r w:rsidRPr="00E17EAE">
        <w:rPr>
          <w:rStyle w:val="CdigoHTML"/>
          <w:rFonts w:asciiTheme="minorHAnsi" w:eastAsiaTheme="minorHAnsi" w:hAnsiTheme="minorHAnsi" w:cstheme="minorHAnsi"/>
          <w:sz w:val="22"/>
          <w:szCs w:val="22"/>
        </w:rPr>
        <w:t>NO_INSULINA</w:t>
      </w:r>
      <w:r w:rsidRPr="00E17EAE">
        <w:rPr>
          <w:rFonts w:cstheme="minorHAnsi"/>
        </w:rPr>
        <w:t xml:space="preserve">, </w:t>
      </w:r>
      <w:r w:rsidRPr="00E17EAE">
        <w:rPr>
          <w:rStyle w:val="CdigoHTML"/>
          <w:rFonts w:asciiTheme="minorHAnsi" w:eastAsiaTheme="minorHAnsi" w:hAnsiTheme="minorHAnsi" w:cstheme="minorHAnsi"/>
          <w:sz w:val="22"/>
          <w:szCs w:val="22"/>
        </w:rPr>
        <w:t>RED_DOSIS</w:t>
      </w:r>
      <w:r w:rsidRPr="00E17EAE">
        <w:rPr>
          <w:rFonts w:cstheme="minorHAnsi"/>
        </w:rPr>
        <w:t>), especialmente después de un evento correctivo agresivo (no mostrado en la gráfica inicial, pero implicado por el patrón de caída).</w:t>
      </w:r>
    </w:p>
    <w:p w14:paraId="2404552C" w14:textId="4D190060" w:rsidR="00E17EAE" w:rsidRDefault="00E17EAE" w:rsidP="00E17EAE">
      <w:pPr>
        <w:rPr>
          <w:rFonts w:cstheme="minorHAnsi"/>
        </w:rPr>
      </w:pPr>
      <w:r w:rsidRPr="00E17EAE">
        <w:rPr>
          <w:rFonts w:cstheme="minorHAnsi"/>
          <w:b/>
          <w:bCs/>
        </w:rPr>
        <w:t>Glucosa Final:</w:t>
      </w:r>
      <w:r w:rsidRPr="00E17EAE">
        <w:rPr>
          <w:rFonts w:cstheme="minorHAnsi"/>
        </w:rPr>
        <w:t xml:space="preserve"> El episodio de ejemplo termina con una GS de </w:t>
      </w:r>
      <w:del w:id="138" w:author="Richard Chavez" w:date="2025-11-28T17:38:00Z">
        <w:r w:rsidRPr="00E17EAE" w:rsidDel="004D149F">
          <w:rPr>
            <w:rStyle w:val="math-inline"/>
            <w:rFonts w:cstheme="minorHAnsi"/>
            <w:b/>
            <w:bCs/>
          </w:rPr>
          <w:delText>$</w:delText>
        </w:r>
      </w:del>
      <w:r w:rsidRPr="00E17EAE">
        <w:rPr>
          <w:rStyle w:val="math-inline"/>
          <w:rFonts w:cstheme="minorHAnsi"/>
          <w:b/>
          <w:bCs/>
        </w:rPr>
        <w:t>76.7</w:t>
      </w:r>
      <w:del w:id="139" w:author="Richard Chavez" w:date="2025-11-28T17:38:00Z">
        <w:r w:rsidRPr="00E17EAE" w:rsidDel="004D149F">
          <w:rPr>
            <w:rStyle w:val="math-inline"/>
            <w:rFonts w:cstheme="minorHAnsi"/>
            <w:b/>
            <w:bCs/>
          </w:rPr>
          <w:delText>$</w:delText>
        </w:r>
      </w:del>
      <w:r w:rsidRPr="00E17EAE">
        <w:rPr>
          <w:rFonts w:cstheme="minorHAnsi"/>
          <w:b/>
          <w:bCs/>
        </w:rPr>
        <w:t xml:space="preserve"> mg/</w:t>
      </w:r>
      <w:proofErr w:type="spellStart"/>
      <w:r w:rsidRPr="00E17EAE">
        <w:rPr>
          <w:rFonts w:cstheme="minorHAnsi"/>
          <w:b/>
          <w:bCs/>
        </w:rPr>
        <w:t>dL</w:t>
      </w:r>
      <w:proofErr w:type="spellEnd"/>
      <w:r w:rsidRPr="00E17EAE">
        <w:rPr>
          <w:rFonts w:cstheme="minorHAnsi"/>
        </w:rPr>
        <w:t xml:space="preserve"> y una recompensa total positiva (</w:t>
      </w:r>
      <w:del w:id="140" w:author="Richard Chavez" w:date="2025-11-28T17:38:00Z">
        <w:r w:rsidRPr="00E17EAE" w:rsidDel="004D149F">
          <w:rPr>
            <w:rStyle w:val="math-inline"/>
            <w:rFonts w:cstheme="minorHAnsi"/>
          </w:rPr>
          <w:delText>$</w:delText>
        </w:r>
      </w:del>
      <w:r w:rsidRPr="00E17EAE">
        <w:rPr>
          <w:rStyle w:val="math-inline"/>
          <w:rFonts w:cstheme="minorHAnsi"/>
        </w:rPr>
        <w:t>467.34</w:t>
      </w:r>
      <w:del w:id="141" w:author="Richard Chavez" w:date="2025-11-28T17:38:00Z">
        <w:r w:rsidRPr="00E17EAE" w:rsidDel="004D149F">
          <w:rPr>
            <w:rStyle w:val="math-inline"/>
            <w:rFonts w:cstheme="minorHAnsi"/>
          </w:rPr>
          <w:delText>$</w:delText>
        </w:r>
      </w:del>
      <w:r w:rsidRPr="00E17EAE">
        <w:rPr>
          <w:rFonts w:cstheme="minorHAnsi"/>
        </w:rPr>
        <w:t>), lo que indica que si el agente logra evitar el límite de terminación (</w:t>
      </w:r>
      <w:del w:id="142" w:author="Richard Chavez" w:date="2025-11-28T17:38:00Z">
        <w:r w:rsidRPr="00E17EAE" w:rsidDel="004D149F">
          <w:rPr>
            <w:rStyle w:val="math-inline"/>
            <w:rFonts w:cstheme="minorHAnsi"/>
          </w:rPr>
          <w:delText>$</w:delText>
        </w:r>
      </w:del>
      <w:r w:rsidRPr="00E17EAE">
        <w:rPr>
          <w:rStyle w:val="math-inline"/>
          <w:rFonts w:cstheme="minorHAnsi"/>
        </w:rPr>
        <w:t>&lt;50</w:t>
      </w:r>
      <w:del w:id="143" w:author="Richard Chavez" w:date="2025-11-28T17:38:00Z">
        <w:r w:rsidRPr="00E17EAE" w:rsidDel="004D149F">
          <w:rPr>
            <w:rStyle w:val="math-inline"/>
            <w:rFonts w:cstheme="minorHAnsi"/>
          </w:rPr>
          <w:delText>$</w:delText>
        </w:r>
      </w:del>
      <w:r w:rsidRPr="00E17EAE">
        <w:rPr>
          <w:rFonts w:cstheme="minorHAnsi"/>
        </w:rPr>
        <w:t xml:space="preserve"> mg/</w:t>
      </w:r>
      <w:proofErr w:type="spellStart"/>
      <w:r w:rsidRPr="00E17EAE">
        <w:rPr>
          <w:rFonts w:cstheme="minorHAnsi"/>
        </w:rPr>
        <w:t>dL</w:t>
      </w:r>
      <w:proofErr w:type="spellEnd"/>
      <w:r w:rsidRPr="00E17EAE">
        <w:rPr>
          <w:rFonts w:cstheme="minorHAnsi"/>
        </w:rPr>
        <w:t>), puede recibir una recompensa aceptable, pero a costa de acercarse peligrosamente a la hipoglucemia.</w:t>
      </w:r>
    </w:p>
    <w:p w14:paraId="72E099D1" w14:textId="1C8EFAE9" w:rsidR="00A07C61" w:rsidRPr="00A07C61" w:rsidRDefault="00A07C61" w:rsidP="00A07C61">
      <w:pPr>
        <w:spacing w:before="100" w:beforeAutospacing="1" w:after="100" w:afterAutospacing="1" w:line="240" w:lineRule="auto"/>
        <w:outlineLvl w:val="1"/>
        <w:rPr>
          <w:rFonts w:eastAsia="Times New Roman" w:cstheme="minorHAnsi"/>
          <w:b/>
          <w:bCs/>
          <w:sz w:val="28"/>
          <w:szCs w:val="28"/>
          <w:lang w:eastAsia="es-BO"/>
        </w:rPr>
      </w:pPr>
      <w:r>
        <w:rPr>
          <w:rFonts w:eastAsia="Times New Roman" w:cstheme="minorHAnsi"/>
          <w:b/>
          <w:bCs/>
          <w:sz w:val="28"/>
          <w:szCs w:val="28"/>
          <w:lang w:eastAsia="es-BO"/>
        </w:rPr>
        <w:t>5</w:t>
      </w:r>
      <w:r w:rsidRPr="00A07C61">
        <w:rPr>
          <w:rFonts w:eastAsia="Times New Roman" w:cstheme="minorHAnsi"/>
          <w:b/>
          <w:bCs/>
          <w:sz w:val="28"/>
          <w:szCs w:val="28"/>
          <w:lang w:eastAsia="es-BO"/>
        </w:rPr>
        <w:t>. Conclusiones del Proyecto</w:t>
      </w:r>
    </w:p>
    <w:p w14:paraId="2D79CDF4" w14:textId="77777777" w:rsidR="00A07C61" w:rsidRPr="00A07C61" w:rsidRDefault="00A07C61" w:rsidP="00A07C61">
      <w:pPr>
        <w:spacing w:before="100" w:beforeAutospacing="1" w:after="100" w:afterAutospacing="1" w:line="240" w:lineRule="auto"/>
        <w:rPr>
          <w:rFonts w:eastAsia="Times New Roman" w:cstheme="minorHAnsi"/>
          <w:lang w:eastAsia="es-BO"/>
        </w:rPr>
      </w:pPr>
      <w:r w:rsidRPr="00A07C61">
        <w:rPr>
          <w:rFonts w:eastAsia="Times New Roman" w:cstheme="minorHAnsi"/>
          <w:lang w:eastAsia="es-BO"/>
        </w:rPr>
        <w:t xml:space="preserve">El proyecto demostró la capacidad del algoritmo </w:t>
      </w:r>
      <w:r w:rsidRPr="00A07C61">
        <w:rPr>
          <w:rFonts w:eastAsia="Times New Roman" w:cstheme="minorHAnsi"/>
          <w:b/>
          <w:bCs/>
          <w:lang w:eastAsia="es-BO"/>
        </w:rPr>
        <w:t>Q-</w:t>
      </w:r>
      <w:proofErr w:type="spellStart"/>
      <w:r w:rsidRPr="00A07C61">
        <w:rPr>
          <w:rFonts w:eastAsia="Times New Roman" w:cstheme="minorHAnsi"/>
          <w:b/>
          <w:bCs/>
          <w:lang w:eastAsia="es-BO"/>
        </w:rPr>
        <w:t>Learning</w:t>
      </w:r>
      <w:proofErr w:type="spellEnd"/>
      <w:r w:rsidRPr="00A07C61">
        <w:rPr>
          <w:rFonts w:eastAsia="Times New Roman" w:cstheme="minorHAnsi"/>
          <w:lang w:eastAsia="es-BO"/>
        </w:rPr>
        <w:t xml:space="preserve"> para aprender una </w:t>
      </w:r>
      <w:r w:rsidRPr="00A07C61">
        <w:rPr>
          <w:rFonts w:eastAsia="Times New Roman" w:cstheme="minorHAnsi"/>
          <w:b/>
          <w:bCs/>
          <w:lang w:eastAsia="es-BO"/>
        </w:rPr>
        <w:t>política de dosificación</w:t>
      </w:r>
      <w:r w:rsidRPr="00A07C61">
        <w:rPr>
          <w:rFonts w:eastAsia="Times New Roman" w:cstheme="minorHAnsi"/>
          <w:lang w:eastAsia="es-BO"/>
        </w:rPr>
        <w:t xml:space="preserve"> de insulina en un entorno simulado de paciente. El agente logró optimizar su función de valor, alcanzando recompensas elevadas en episodios donde se evitó la terminación anticipada.</w:t>
      </w:r>
    </w:p>
    <w:p w14:paraId="34DEDA31" w14:textId="77777777" w:rsidR="00A07C61" w:rsidRPr="00A07C61" w:rsidRDefault="00A07C61" w:rsidP="00A07C61">
      <w:pPr>
        <w:spacing w:before="100" w:beforeAutospacing="1" w:after="100" w:afterAutospacing="1" w:line="240" w:lineRule="auto"/>
        <w:rPr>
          <w:rFonts w:eastAsia="Times New Roman" w:cstheme="minorHAnsi"/>
          <w:lang w:eastAsia="es-BO"/>
        </w:rPr>
      </w:pPr>
      <w:r w:rsidRPr="00A07C61">
        <w:rPr>
          <w:rFonts w:eastAsia="Times New Roman" w:cstheme="minorHAnsi"/>
          <w:lang w:eastAsia="es-BO"/>
        </w:rPr>
        <w:t xml:space="preserve">Sin embargo, la política aprendida es </w:t>
      </w:r>
      <w:r w:rsidRPr="00A07C61">
        <w:rPr>
          <w:rFonts w:eastAsia="Times New Roman" w:cstheme="minorHAnsi"/>
          <w:b/>
          <w:bCs/>
          <w:lang w:eastAsia="es-BO"/>
        </w:rPr>
        <w:t>insegura</w:t>
      </w:r>
      <w:r w:rsidRPr="00A07C61">
        <w:rPr>
          <w:rFonts w:eastAsia="Times New Roman" w:cstheme="minorHAnsi"/>
          <w:lang w:eastAsia="es-BO"/>
        </w:rPr>
        <w:t xml:space="preserve"> e </w:t>
      </w:r>
      <w:r w:rsidRPr="00A07C61">
        <w:rPr>
          <w:rFonts w:eastAsia="Times New Roman" w:cstheme="minorHAnsi"/>
          <w:b/>
          <w:bCs/>
          <w:lang w:eastAsia="es-BO"/>
        </w:rPr>
        <w:t>inestable</w:t>
      </w:r>
      <w:r w:rsidRPr="00A07C61">
        <w:rPr>
          <w:rFonts w:eastAsia="Times New Roman" w:cstheme="minorHAnsi"/>
          <w:lang w:eastAsia="es-BO"/>
        </w:rPr>
        <w:t xml:space="preserve"> para cualquier aplicación práctica, lo cual se evidencia en:</w:t>
      </w:r>
    </w:p>
    <w:p w14:paraId="64654764" w14:textId="7302F767" w:rsidR="00A07C61" w:rsidRPr="00A07C61" w:rsidRDefault="00A07C61" w:rsidP="00A07C61">
      <w:pPr>
        <w:numPr>
          <w:ilvl w:val="0"/>
          <w:numId w:val="10"/>
        </w:numPr>
        <w:spacing w:before="100" w:beforeAutospacing="1" w:after="100" w:afterAutospacing="1" w:line="240" w:lineRule="auto"/>
        <w:rPr>
          <w:rFonts w:eastAsia="Times New Roman" w:cstheme="minorHAnsi"/>
          <w:lang w:eastAsia="es-BO"/>
        </w:rPr>
      </w:pPr>
      <w:r w:rsidRPr="00A07C61">
        <w:rPr>
          <w:rFonts w:eastAsia="Times New Roman" w:cstheme="minorHAnsi"/>
          <w:b/>
          <w:bCs/>
          <w:lang w:eastAsia="es-BO"/>
        </w:rPr>
        <w:t>Fallo Crítico de Seguridad:</w:t>
      </w:r>
      <w:r w:rsidRPr="00A07C61">
        <w:rPr>
          <w:rFonts w:eastAsia="Times New Roman" w:cstheme="minorHAnsi"/>
          <w:lang w:eastAsia="es-BO"/>
        </w:rPr>
        <w:t xml:space="preserve"> El alto índice de </w:t>
      </w:r>
      <w:r w:rsidRPr="00A07C61">
        <w:rPr>
          <w:rFonts w:eastAsia="Times New Roman" w:cstheme="minorHAnsi"/>
          <w:b/>
          <w:bCs/>
          <w:lang w:eastAsia="es-BO"/>
        </w:rPr>
        <w:t>hipoglucemia</w:t>
      </w:r>
      <w:r w:rsidRPr="00A07C61">
        <w:rPr>
          <w:rFonts w:eastAsia="Times New Roman" w:cstheme="minorHAnsi"/>
          <w:lang w:eastAsia="es-BO"/>
        </w:rPr>
        <w:t xml:space="preserve"> </w:t>
      </w:r>
      <w:del w:id="144" w:author="Richard Chavez" w:date="2025-11-28T17:38:00Z">
        <w:r w:rsidRPr="00A07C61" w:rsidDel="004D149F">
          <w:rPr>
            <w:rFonts w:eastAsia="Times New Roman" w:cstheme="minorHAnsi"/>
            <w:lang w:eastAsia="es-BO"/>
          </w:rPr>
          <w:delText xml:space="preserve">($\mathbf{98\%}$) </w:delText>
        </w:r>
      </w:del>
      <w:r w:rsidRPr="00A07C61">
        <w:rPr>
          <w:rFonts w:eastAsia="Times New Roman" w:cstheme="minorHAnsi"/>
          <w:lang w:eastAsia="es-BO"/>
        </w:rPr>
        <w:t xml:space="preserve">en los episodios de evaluación demuestra que el agente no priorizó el riesgo sobre la corrección rápida, a pesar de las penalizaciones en la función de recompensa. El agente aprendió a ser </w:t>
      </w:r>
      <w:r w:rsidRPr="00A07C61">
        <w:rPr>
          <w:rFonts w:eastAsia="Times New Roman" w:cstheme="minorHAnsi"/>
          <w:b/>
          <w:bCs/>
          <w:lang w:eastAsia="es-BO"/>
        </w:rPr>
        <w:t>demasiado agresivo</w:t>
      </w:r>
      <w:r w:rsidRPr="00A07C61">
        <w:rPr>
          <w:rFonts w:eastAsia="Times New Roman" w:cstheme="minorHAnsi"/>
          <w:lang w:eastAsia="es-BO"/>
        </w:rPr>
        <w:t xml:space="preserve">, resultando en una </w:t>
      </w:r>
      <w:proofErr w:type="spellStart"/>
      <w:r w:rsidRPr="00A07C61">
        <w:rPr>
          <w:rFonts w:eastAsia="Times New Roman" w:cstheme="minorHAnsi"/>
          <w:lang w:eastAsia="es-BO"/>
        </w:rPr>
        <w:t>sobre-corrección</w:t>
      </w:r>
      <w:proofErr w:type="spellEnd"/>
      <w:r w:rsidRPr="00A07C61">
        <w:rPr>
          <w:rFonts w:eastAsia="Times New Roman" w:cstheme="minorHAnsi"/>
          <w:lang w:eastAsia="es-BO"/>
        </w:rPr>
        <w:t xml:space="preserve"> peligrosa.</w:t>
      </w:r>
    </w:p>
    <w:p w14:paraId="1C70AD02" w14:textId="77777777" w:rsidR="00A07C61" w:rsidRPr="00A07C61" w:rsidRDefault="00A07C61" w:rsidP="00A07C61">
      <w:pPr>
        <w:numPr>
          <w:ilvl w:val="0"/>
          <w:numId w:val="10"/>
        </w:numPr>
        <w:spacing w:before="100" w:beforeAutospacing="1" w:after="100" w:afterAutospacing="1" w:line="240" w:lineRule="auto"/>
        <w:rPr>
          <w:rFonts w:eastAsia="Times New Roman" w:cstheme="minorHAnsi"/>
          <w:lang w:eastAsia="es-BO"/>
        </w:rPr>
      </w:pPr>
      <w:r w:rsidRPr="00A07C61">
        <w:rPr>
          <w:rFonts w:eastAsia="Times New Roman" w:cstheme="minorHAnsi"/>
          <w:b/>
          <w:bCs/>
          <w:lang w:eastAsia="es-BO"/>
        </w:rPr>
        <w:t>Limitación del Estado Discretizado:</w:t>
      </w:r>
      <w:r w:rsidRPr="00A07C61">
        <w:rPr>
          <w:rFonts w:eastAsia="Times New Roman" w:cstheme="minorHAnsi"/>
          <w:lang w:eastAsia="es-BO"/>
        </w:rPr>
        <w:t xml:space="preserve"> La principal limitación es la </w:t>
      </w:r>
      <w:r w:rsidRPr="00A07C61">
        <w:rPr>
          <w:rFonts w:eastAsia="Times New Roman" w:cstheme="minorHAnsi"/>
          <w:b/>
          <w:bCs/>
          <w:lang w:eastAsia="es-BO"/>
        </w:rPr>
        <w:t>pérdida de información dinámica</w:t>
      </w:r>
      <w:r w:rsidRPr="00A07C61">
        <w:rPr>
          <w:rFonts w:eastAsia="Times New Roman" w:cstheme="minorHAnsi"/>
          <w:lang w:eastAsia="es-BO"/>
        </w:rPr>
        <w:t xml:space="preserve"> al discretizar el estado. El agente solo conoce el </w:t>
      </w:r>
      <w:r w:rsidRPr="00A07C61">
        <w:rPr>
          <w:rFonts w:eastAsia="Times New Roman" w:cstheme="minorHAnsi"/>
          <w:i/>
          <w:iCs/>
          <w:lang w:eastAsia="es-BO"/>
        </w:rPr>
        <w:t>nivel</w:t>
      </w:r>
      <w:r w:rsidRPr="00A07C61">
        <w:rPr>
          <w:rFonts w:eastAsia="Times New Roman" w:cstheme="minorHAnsi"/>
          <w:lang w:eastAsia="es-BO"/>
        </w:rPr>
        <w:t xml:space="preserve"> actual de glucosa (ALTA, NORMAL, BAJA) pero no su </w:t>
      </w:r>
      <w:r w:rsidRPr="00A07C61">
        <w:rPr>
          <w:rFonts w:eastAsia="Times New Roman" w:cstheme="minorHAnsi"/>
          <w:i/>
          <w:iCs/>
          <w:lang w:eastAsia="es-BO"/>
        </w:rPr>
        <w:t>tendencia</w:t>
      </w:r>
      <w:r w:rsidRPr="00A07C61">
        <w:rPr>
          <w:rFonts w:eastAsia="Times New Roman" w:cstheme="minorHAnsi"/>
          <w:lang w:eastAsia="es-BO"/>
        </w:rPr>
        <w:t xml:space="preserve"> (si está subiendo o bajando, y a qué velocidad). Esto lleva a decisiones erróneas, como aplicar una dosis completa de insulina cuando la glucosa ya está en una trayectoria de caída rápida.</w:t>
      </w:r>
    </w:p>
    <w:p w14:paraId="29A9EBDC" w14:textId="37ACAB77" w:rsidR="00A07C61" w:rsidRPr="00A07C61" w:rsidDel="008A390F" w:rsidRDefault="00A07C61" w:rsidP="00A07C61">
      <w:pPr>
        <w:numPr>
          <w:ilvl w:val="0"/>
          <w:numId w:val="10"/>
        </w:numPr>
        <w:spacing w:before="100" w:beforeAutospacing="1" w:after="100" w:afterAutospacing="1" w:line="240" w:lineRule="auto"/>
        <w:rPr>
          <w:del w:id="145" w:author="Richard Chavez" w:date="2025-11-28T18:04:00Z"/>
          <w:rFonts w:eastAsia="Times New Roman" w:cstheme="minorHAnsi"/>
          <w:lang w:eastAsia="es-BO"/>
        </w:rPr>
      </w:pPr>
      <w:r w:rsidRPr="00A07C61">
        <w:rPr>
          <w:rFonts w:eastAsia="Times New Roman" w:cstheme="minorHAnsi"/>
          <w:b/>
          <w:bCs/>
          <w:lang w:eastAsia="es-BO"/>
        </w:rPr>
        <w:t>Variabilidad Extrema:</w:t>
      </w:r>
      <w:r w:rsidRPr="00A07C61">
        <w:rPr>
          <w:rFonts w:eastAsia="Times New Roman" w:cstheme="minorHAnsi"/>
          <w:lang w:eastAsia="es-BO"/>
        </w:rPr>
        <w:t xml:space="preserve"> La alta </w:t>
      </w:r>
      <w:r w:rsidRPr="00A07C61">
        <w:rPr>
          <w:rFonts w:eastAsia="Times New Roman" w:cstheme="minorHAnsi"/>
          <w:b/>
          <w:bCs/>
          <w:lang w:eastAsia="es-BO"/>
        </w:rPr>
        <w:t>Variabilidad</w:t>
      </w:r>
      <w:r w:rsidRPr="00A07C61">
        <w:rPr>
          <w:rFonts w:eastAsia="Times New Roman" w:cstheme="minorHAnsi"/>
          <w:lang w:eastAsia="es-BO"/>
        </w:rPr>
        <w:t xml:space="preserve"> </w:t>
      </w:r>
      <w:del w:id="146" w:author="Richard Chavez" w:date="2025-11-28T17:38:00Z">
        <w:r w:rsidRPr="00A07C61" w:rsidDel="004D149F">
          <w:rPr>
            <w:rFonts w:eastAsia="Times New Roman" w:cstheme="minorHAnsi"/>
            <w:lang w:eastAsia="es-BO"/>
          </w:rPr>
          <w:delText xml:space="preserve">($\mathbf{\sigma = 40.8}$ mg/dL) </w:delText>
        </w:r>
      </w:del>
      <w:r w:rsidRPr="00A07C61">
        <w:rPr>
          <w:rFonts w:eastAsia="Times New Roman" w:cstheme="minorHAnsi"/>
          <w:lang w:eastAsia="es-BO"/>
        </w:rPr>
        <w:t>confirma que el agente no logró un control suave y estable, sino una serie de reacciones bruscas.</w:t>
      </w:r>
    </w:p>
    <w:p w14:paraId="53305418" w14:textId="77777777" w:rsidR="00A07C61" w:rsidRPr="008A390F" w:rsidDel="008A390F" w:rsidRDefault="00A07C61">
      <w:pPr>
        <w:numPr>
          <w:ilvl w:val="0"/>
          <w:numId w:val="10"/>
        </w:numPr>
        <w:spacing w:before="100" w:beforeAutospacing="1" w:after="100" w:afterAutospacing="1" w:line="240" w:lineRule="auto"/>
        <w:rPr>
          <w:del w:id="147" w:author="Richard Chavez" w:date="2025-11-28T18:04:00Z"/>
          <w:rFonts w:cstheme="minorHAnsi"/>
        </w:rPr>
        <w:pPrChange w:id="148" w:author="Richard Chavez" w:date="2025-11-28T18:04:00Z">
          <w:pPr/>
        </w:pPrChange>
      </w:pPr>
    </w:p>
    <w:p w14:paraId="1F29ECAA" w14:textId="77777777" w:rsidR="00FB692F" w:rsidRPr="008A390F" w:rsidRDefault="00FB692F" w:rsidP="00E17EAE">
      <w:pPr>
        <w:rPr>
          <w:rFonts w:cstheme="minorHAnsi"/>
          <w:b/>
          <w:bCs/>
          <w:vertAlign w:val="superscript"/>
          <w:rPrChange w:id="149" w:author="Richard Chavez" w:date="2025-11-28T18:04:00Z">
            <w:rPr>
              <w:rFonts w:cstheme="minorHAnsi"/>
              <w:b/>
              <w:bCs/>
            </w:rPr>
          </w:rPrChange>
        </w:rPr>
      </w:pPr>
    </w:p>
    <w:sectPr w:rsidR="00FB692F" w:rsidRPr="008A390F" w:rsidSect="005B035E">
      <w:pgSz w:w="12240" w:h="15840" w:code="1"/>
      <w:pgMar w:top="720" w:right="720" w:bottom="720" w:left="720" w:header="708" w:footer="708" w:gutter="0"/>
      <w:cols w:space="708"/>
      <w:docGrid w:linePitch="360"/>
      <w:sectPrChange w:id="150" w:author="Richard Chavez" w:date="2025-11-28T18:15:00Z">
        <w:sectPr w:rsidR="00FB692F" w:rsidRPr="008A390F" w:rsidSect="005B035E">
          <w:pgMar w:top="1417" w:right="1701" w:bottom="1417" w:left="1701"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069FF"/>
    <w:multiLevelType w:val="multilevel"/>
    <w:tmpl w:val="487059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63878"/>
    <w:multiLevelType w:val="multilevel"/>
    <w:tmpl w:val="3424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2904E6"/>
    <w:multiLevelType w:val="multilevel"/>
    <w:tmpl w:val="41BC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55E13"/>
    <w:multiLevelType w:val="multilevel"/>
    <w:tmpl w:val="936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B2B92"/>
    <w:multiLevelType w:val="multilevel"/>
    <w:tmpl w:val="7DB6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DB3631"/>
    <w:multiLevelType w:val="multilevel"/>
    <w:tmpl w:val="85B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F1EEA"/>
    <w:multiLevelType w:val="multilevel"/>
    <w:tmpl w:val="4000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528F9"/>
    <w:multiLevelType w:val="hybridMultilevel"/>
    <w:tmpl w:val="29FE6DB4"/>
    <w:lvl w:ilvl="0" w:tplc="0E86976A">
      <w:start w:val="1"/>
      <w:numFmt w:val="bullet"/>
      <w:lvlText w:val=""/>
      <w:lvlJc w:val="left"/>
      <w:pPr>
        <w:tabs>
          <w:tab w:val="num" w:pos="720"/>
        </w:tabs>
        <w:ind w:left="720" w:hanging="360"/>
      </w:pPr>
      <w:rPr>
        <w:rFonts w:ascii="Symbol" w:hAnsi="Symbol" w:hint="default"/>
        <w:sz w:val="20"/>
      </w:rPr>
    </w:lvl>
    <w:lvl w:ilvl="1" w:tplc="4510FB2C">
      <w:start w:val="1"/>
      <w:numFmt w:val="decimal"/>
      <w:lvlText w:val="%2."/>
      <w:lvlJc w:val="left"/>
      <w:pPr>
        <w:tabs>
          <w:tab w:val="num" w:pos="1440"/>
        </w:tabs>
        <w:ind w:left="1440" w:hanging="360"/>
      </w:pPr>
    </w:lvl>
    <w:lvl w:ilvl="2" w:tplc="8CF052AE" w:tentative="1">
      <w:start w:val="1"/>
      <w:numFmt w:val="bullet"/>
      <w:lvlText w:val=""/>
      <w:lvlJc w:val="left"/>
      <w:pPr>
        <w:tabs>
          <w:tab w:val="num" w:pos="2160"/>
        </w:tabs>
        <w:ind w:left="2160" w:hanging="360"/>
      </w:pPr>
      <w:rPr>
        <w:rFonts w:ascii="Wingdings" w:hAnsi="Wingdings" w:hint="default"/>
        <w:sz w:val="20"/>
      </w:rPr>
    </w:lvl>
    <w:lvl w:ilvl="3" w:tplc="702A7FEC" w:tentative="1">
      <w:start w:val="1"/>
      <w:numFmt w:val="bullet"/>
      <w:lvlText w:val=""/>
      <w:lvlJc w:val="left"/>
      <w:pPr>
        <w:tabs>
          <w:tab w:val="num" w:pos="2880"/>
        </w:tabs>
        <w:ind w:left="2880" w:hanging="360"/>
      </w:pPr>
      <w:rPr>
        <w:rFonts w:ascii="Wingdings" w:hAnsi="Wingdings" w:hint="default"/>
        <w:sz w:val="20"/>
      </w:rPr>
    </w:lvl>
    <w:lvl w:ilvl="4" w:tplc="DE6EC0A4" w:tentative="1">
      <w:start w:val="1"/>
      <w:numFmt w:val="bullet"/>
      <w:lvlText w:val=""/>
      <w:lvlJc w:val="left"/>
      <w:pPr>
        <w:tabs>
          <w:tab w:val="num" w:pos="3600"/>
        </w:tabs>
        <w:ind w:left="3600" w:hanging="360"/>
      </w:pPr>
      <w:rPr>
        <w:rFonts w:ascii="Wingdings" w:hAnsi="Wingdings" w:hint="default"/>
        <w:sz w:val="20"/>
      </w:rPr>
    </w:lvl>
    <w:lvl w:ilvl="5" w:tplc="C65C3FFA" w:tentative="1">
      <w:start w:val="1"/>
      <w:numFmt w:val="bullet"/>
      <w:lvlText w:val=""/>
      <w:lvlJc w:val="left"/>
      <w:pPr>
        <w:tabs>
          <w:tab w:val="num" w:pos="4320"/>
        </w:tabs>
        <w:ind w:left="4320" w:hanging="360"/>
      </w:pPr>
      <w:rPr>
        <w:rFonts w:ascii="Wingdings" w:hAnsi="Wingdings" w:hint="default"/>
        <w:sz w:val="20"/>
      </w:rPr>
    </w:lvl>
    <w:lvl w:ilvl="6" w:tplc="B2A017CC" w:tentative="1">
      <w:start w:val="1"/>
      <w:numFmt w:val="bullet"/>
      <w:lvlText w:val=""/>
      <w:lvlJc w:val="left"/>
      <w:pPr>
        <w:tabs>
          <w:tab w:val="num" w:pos="5040"/>
        </w:tabs>
        <w:ind w:left="5040" w:hanging="360"/>
      </w:pPr>
      <w:rPr>
        <w:rFonts w:ascii="Wingdings" w:hAnsi="Wingdings" w:hint="default"/>
        <w:sz w:val="20"/>
      </w:rPr>
    </w:lvl>
    <w:lvl w:ilvl="7" w:tplc="51BE5F04" w:tentative="1">
      <w:start w:val="1"/>
      <w:numFmt w:val="bullet"/>
      <w:lvlText w:val=""/>
      <w:lvlJc w:val="left"/>
      <w:pPr>
        <w:tabs>
          <w:tab w:val="num" w:pos="5760"/>
        </w:tabs>
        <w:ind w:left="5760" w:hanging="360"/>
      </w:pPr>
      <w:rPr>
        <w:rFonts w:ascii="Wingdings" w:hAnsi="Wingdings" w:hint="default"/>
        <w:sz w:val="20"/>
      </w:rPr>
    </w:lvl>
    <w:lvl w:ilvl="8" w:tplc="A566DBBA"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956AA"/>
    <w:multiLevelType w:val="multilevel"/>
    <w:tmpl w:val="0D5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5368E"/>
    <w:multiLevelType w:val="multilevel"/>
    <w:tmpl w:val="64FC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9"/>
  </w:num>
  <w:num w:numId="4">
    <w:abstractNumId w:val="7"/>
  </w:num>
  <w:num w:numId="5">
    <w:abstractNumId w:val="0"/>
  </w:num>
  <w:num w:numId="6">
    <w:abstractNumId w:val="6"/>
  </w:num>
  <w:num w:numId="7">
    <w:abstractNumId w:val="2"/>
  </w:num>
  <w:num w:numId="8">
    <w:abstractNumId w:val="1"/>
  </w:num>
  <w:num w:numId="9">
    <w:abstractNumId w:val="5"/>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chard Chavez">
    <w15:presenceInfo w15:providerId="Windows Live" w15:userId="1a16e5db39afe4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2F"/>
    <w:rsid w:val="004D149F"/>
    <w:rsid w:val="005B035E"/>
    <w:rsid w:val="008A390F"/>
    <w:rsid w:val="008F320A"/>
    <w:rsid w:val="00A07C61"/>
    <w:rsid w:val="00A52478"/>
    <w:rsid w:val="00D11FE6"/>
    <w:rsid w:val="00E17EAE"/>
    <w:rsid w:val="00F1089F"/>
    <w:rsid w:val="00FB692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9710"/>
  <w15:chartTrackingRefBased/>
  <w15:docId w15:val="{1573CD2B-6613-40FC-B23E-C395B132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69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B69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B69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692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FB692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B692F"/>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math-inline">
    <w:name w:val="math-inline"/>
    <w:basedOn w:val="Fuentedeprrafopredeter"/>
    <w:rsid w:val="00FB692F"/>
  </w:style>
  <w:style w:type="character" w:customStyle="1" w:styleId="Ttulo3Car">
    <w:name w:val="Título 3 Car"/>
    <w:basedOn w:val="Fuentedeprrafopredeter"/>
    <w:link w:val="Ttulo3"/>
    <w:uiPriority w:val="9"/>
    <w:semiHidden/>
    <w:rsid w:val="00FB692F"/>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FB692F"/>
    <w:rPr>
      <w:rFonts w:ascii="Courier New" w:eastAsia="Times New Roman" w:hAnsi="Courier New" w:cs="Courier New"/>
      <w:sz w:val="20"/>
      <w:szCs w:val="20"/>
    </w:rPr>
  </w:style>
  <w:style w:type="character" w:styleId="Textoennegrita">
    <w:name w:val="Strong"/>
    <w:basedOn w:val="Fuentedeprrafopredeter"/>
    <w:uiPriority w:val="22"/>
    <w:qFormat/>
    <w:rsid w:val="00FB692F"/>
    <w:rPr>
      <w:b/>
      <w:bCs/>
    </w:rPr>
  </w:style>
  <w:style w:type="character" w:styleId="Refdecomentario">
    <w:name w:val="annotation reference"/>
    <w:basedOn w:val="Fuentedeprrafopredeter"/>
    <w:uiPriority w:val="99"/>
    <w:semiHidden/>
    <w:unhideWhenUsed/>
    <w:rsid w:val="008A390F"/>
    <w:rPr>
      <w:sz w:val="16"/>
      <w:szCs w:val="16"/>
    </w:rPr>
  </w:style>
  <w:style w:type="paragraph" w:styleId="Textocomentario">
    <w:name w:val="annotation text"/>
    <w:basedOn w:val="Normal"/>
    <w:link w:val="TextocomentarioCar"/>
    <w:uiPriority w:val="99"/>
    <w:semiHidden/>
    <w:unhideWhenUsed/>
    <w:rsid w:val="008A390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A390F"/>
    <w:rPr>
      <w:sz w:val="20"/>
      <w:szCs w:val="20"/>
    </w:rPr>
  </w:style>
  <w:style w:type="paragraph" w:styleId="Asuntodelcomentario">
    <w:name w:val="annotation subject"/>
    <w:basedOn w:val="Textocomentario"/>
    <w:next w:val="Textocomentario"/>
    <w:link w:val="AsuntodelcomentarioCar"/>
    <w:uiPriority w:val="99"/>
    <w:semiHidden/>
    <w:unhideWhenUsed/>
    <w:rsid w:val="008A390F"/>
    <w:rPr>
      <w:b/>
      <w:bCs/>
    </w:rPr>
  </w:style>
  <w:style w:type="character" w:customStyle="1" w:styleId="AsuntodelcomentarioCar">
    <w:name w:val="Asunto del comentario Car"/>
    <w:basedOn w:val="TextocomentarioCar"/>
    <w:link w:val="Asuntodelcomentario"/>
    <w:uiPriority w:val="99"/>
    <w:semiHidden/>
    <w:rsid w:val="008A390F"/>
    <w:rPr>
      <w:b/>
      <w:bCs/>
      <w:sz w:val="20"/>
      <w:szCs w:val="20"/>
    </w:rPr>
  </w:style>
  <w:style w:type="paragraph" w:styleId="Revisin">
    <w:name w:val="Revision"/>
    <w:hidden/>
    <w:uiPriority w:val="99"/>
    <w:semiHidden/>
    <w:rsid w:val="005B0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70520">
      <w:bodyDiv w:val="1"/>
      <w:marLeft w:val="0"/>
      <w:marRight w:val="0"/>
      <w:marTop w:val="0"/>
      <w:marBottom w:val="0"/>
      <w:divBdr>
        <w:top w:val="none" w:sz="0" w:space="0" w:color="auto"/>
        <w:left w:val="none" w:sz="0" w:space="0" w:color="auto"/>
        <w:bottom w:val="none" w:sz="0" w:space="0" w:color="auto"/>
        <w:right w:val="none" w:sz="0" w:space="0" w:color="auto"/>
      </w:divBdr>
    </w:div>
    <w:div w:id="362557436">
      <w:bodyDiv w:val="1"/>
      <w:marLeft w:val="0"/>
      <w:marRight w:val="0"/>
      <w:marTop w:val="0"/>
      <w:marBottom w:val="0"/>
      <w:divBdr>
        <w:top w:val="none" w:sz="0" w:space="0" w:color="auto"/>
        <w:left w:val="none" w:sz="0" w:space="0" w:color="auto"/>
        <w:bottom w:val="none" w:sz="0" w:space="0" w:color="auto"/>
        <w:right w:val="none" w:sz="0" w:space="0" w:color="auto"/>
      </w:divBdr>
    </w:div>
    <w:div w:id="409041277">
      <w:bodyDiv w:val="1"/>
      <w:marLeft w:val="0"/>
      <w:marRight w:val="0"/>
      <w:marTop w:val="0"/>
      <w:marBottom w:val="0"/>
      <w:divBdr>
        <w:top w:val="none" w:sz="0" w:space="0" w:color="auto"/>
        <w:left w:val="none" w:sz="0" w:space="0" w:color="auto"/>
        <w:bottom w:val="none" w:sz="0" w:space="0" w:color="auto"/>
        <w:right w:val="none" w:sz="0" w:space="0" w:color="auto"/>
      </w:divBdr>
    </w:div>
    <w:div w:id="775978720">
      <w:bodyDiv w:val="1"/>
      <w:marLeft w:val="0"/>
      <w:marRight w:val="0"/>
      <w:marTop w:val="0"/>
      <w:marBottom w:val="0"/>
      <w:divBdr>
        <w:top w:val="none" w:sz="0" w:space="0" w:color="auto"/>
        <w:left w:val="none" w:sz="0" w:space="0" w:color="auto"/>
        <w:bottom w:val="none" w:sz="0" w:space="0" w:color="auto"/>
        <w:right w:val="none" w:sz="0" w:space="0" w:color="auto"/>
      </w:divBdr>
    </w:div>
    <w:div w:id="1019308075">
      <w:bodyDiv w:val="1"/>
      <w:marLeft w:val="0"/>
      <w:marRight w:val="0"/>
      <w:marTop w:val="0"/>
      <w:marBottom w:val="0"/>
      <w:divBdr>
        <w:top w:val="none" w:sz="0" w:space="0" w:color="auto"/>
        <w:left w:val="none" w:sz="0" w:space="0" w:color="auto"/>
        <w:bottom w:val="none" w:sz="0" w:space="0" w:color="auto"/>
        <w:right w:val="none" w:sz="0" w:space="0" w:color="auto"/>
      </w:divBdr>
    </w:div>
    <w:div w:id="1382634786">
      <w:bodyDiv w:val="1"/>
      <w:marLeft w:val="0"/>
      <w:marRight w:val="0"/>
      <w:marTop w:val="0"/>
      <w:marBottom w:val="0"/>
      <w:divBdr>
        <w:top w:val="none" w:sz="0" w:space="0" w:color="auto"/>
        <w:left w:val="none" w:sz="0" w:space="0" w:color="auto"/>
        <w:bottom w:val="none" w:sz="0" w:space="0" w:color="auto"/>
        <w:right w:val="none" w:sz="0" w:space="0" w:color="auto"/>
      </w:divBdr>
      <w:divsChild>
        <w:div w:id="1021669353">
          <w:marLeft w:val="0"/>
          <w:marRight w:val="0"/>
          <w:marTop w:val="0"/>
          <w:marBottom w:val="0"/>
          <w:divBdr>
            <w:top w:val="none" w:sz="0" w:space="0" w:color="auto"/>
            <w:left w:val="none" w:sz="0" w:space="0" w:color="auto"/>
            <w:bottom w:val="none" w:sz="0" w:space="0" w:color="auto"/>
            <w:right w:val="none" w:sz="0" w:space="0" w:color="auto"/>
          </w:divBdr>
          <w:divsChild>
            <w:div w:id="15845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5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647BC-002A-46B8-953F-F7890AA95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7</Pages>
  <Words>2150</Words>
  <Characters>11828</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Chavez</dc:creator>
  <cp:keywords/>
  <dc:description/>
  <cp:lastModifiedBy>Richard Chavez</cp:lastModifiedBy>
  <cp:revision>4</cp:revision>
  <cp:lastPrinted>2025-11-28T21:46:00Z</cp:lastPrinted>
  <dcterms:created xsi:type="dcterms:W3CDTF">2025-11-28T20:51:00Z</dcterms:created>
  <dcterms:modified xsi:type="dcterms:W3CDTF">2025-11-28T22:16:00Z</dcterms:modified>
</cp:coreProperties>
</file>